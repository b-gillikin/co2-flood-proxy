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sz w:val="36"/>
          <w:szCs w:val="36"/>
        </w:rPr>
        <w:t xml:space="preserve">Chapter Scaffold — PhD Dissertation</w:t>
      </w:r>
    </w:p>
    <w:p>
      <w:pPr>
        <w:spacing w:after="240"/>
        <w:jc w:val="left"/>
      </w:pPr>
      <w:r>
        <w:rPr>
          <w:i/>
          <w:iCs/>
          <w:sz w:val="26"/>
          <w:szCs w:val="26"/>
        </w:rPr>
        <w:t xml:space="preserve">Antecedent-state signal in low-cost IoT data: characterization at a Kerkrade post-mining calibration site and transfer to the wider Maas basin</w:t>
      </w:r>
    </w:p>
    <w:p>
      <w:pPr>
        <w:spacing w:after="240"/>
      </w:pPr>
      <w:r>
        <w:rPr>
          <w:i/>
          <w:iCs/>
        </w:rPr>
        <w:t xml:space="preserve">Working scaffold, May 2026. Sized for a PhD dissertation chapter: each section gives a brief framing paragraph, a short list of load-bearing references with DOIs, and inline notes where the literature is thin or a methodological position needs to be taken. The chapter is intended to stand alone as a publishable empirical study; thematic linkage to the rest of the dissertation is loose by design.</w:t>
      </w:r>
    </w:p>
    <w:p>
      <w:pPr>
        <w:pStyle w:val="Heading1"/>
        <w:spacing w:after="180" w:before="360"/>
      </w:pPr>
      <w:r>
        <w:t xml:space="preserve">0. Framing and positioning</w:t>
      </w:r>
    </w:p>
    <w:p>
      <w:pPr>
        <w:spacing w:after="160"/>
      </w:pPr>
      <w:r>
        <w:t xml:space="preserve">The chapter tests whether the multivariate signal in low-cost IoT air-quality + weather data carries usable information about antecedent hydrological state — specifically, the state of the post-mining aquifer beneath South Limburg as expressed through CO₂ dynamics in a partially flooded disused mineshaft beneath a Kerkrade basement. The proxy chain is physical: rainfall and groundwater inflow change water level in the shaft; gas displacement and re-equilibration drive CO₂ at the sensor; co-varying meteorological forcing drives correlated structure across the non-CO₂ channels. Two pieces of prior work on the same Kerkrade dataset establish the empirical foundation. Viefhues (2022) showed that CO₂ leakage events at the site increase markedly during the July 2021 flood, that atmospheric pressure dominates the CO₂ response (especially during the flood), and that mine and groundwater are the dominant predictors of flood occurrence in a Random Forest classifier. Eryilmaz (2025) showed that outdoor weather station features alone — without the indoor IoT — predict the same basement CO₂ leak events at the calibration site at AUROC 0.94 (vs. 0.96 with full indoor IoT). Together these establish that (i) the proxy chain is real at the calibration site, and (ii) external meteorological data captures most of the predictive signal. The chapter takes these as starting points and extends in three directions: (a) reframes the problem from binary leak-event classification to continuous multivariate signal characterization via ensemble anomaly detection; (b) decomposes the barometric and hydrological contributions to that signal explicitly; (c) tests whether the calibrated signal structure transfers to Maas basin locations without mine-gas instrumentation. The methodological frame is ensemble time-series anomaly detection (TSAD) with SARIMAX residuals, Kalman innovations, and Isolation Forest scores as candidate detectors.</w:t>
      </w:r>
    </w:p>
    <w:p>
      <w:pPr>
        <w:spacing w:after="160"/>
      </w:pPr>
      <w:r>
        <w:t xml:space="preserve">The chapter sits at the intersection of three currently active research conversations: ensemble TSAD under low-N labelling regimes (Schmidl et al. 2022; Wu &amp; Keogh 2023; Goswami et al. 2023), data-driven hydrological prediction across instrumented and uninstrumented sites (Kratzert et al. 2019, 2024; Nearing et al. 2024), and the largely unexamined geophysical question of whether low-cost subsurface gas measurements carry usable signal about post-mining aquifer state. The contribution is to interrogate that intersection through a single calibration site and a designed transfer test.</w:t>
      </w:r>
    </w:p>
    <w:p>
      <w:pPr>
        <w:pStyle w:val="Heading1"/>
        <w:spacing w:after="180" w:before="360"/>
      </w:pPr>
      <w:r>
        <w:t xml:space="preserve">1. Basin and site context</w:t>
      </w:r>
    </w:p>
    <w:p>
      <w:pPr>
        <w:pStyle w:val="Heading2"/>
        <w:spacing w:after="120" w:before="240"/>
      </w:pPr>
      <w:r>
        <w:t xml:space="preserve">1.1 The Meuse / Maas basin</w:t>
      </w:r>
    </w:p>
    <w:p>
      <w:pPr>
        <w:spacing w:after="160"/>
      </w:pPr>
      <w:r>
        <w:t xml:space="preserve">Transboundary catchment of roughly 33,000 km², 905 km, France/Belgium/Netherlands/Luxembourg/Germany, with a tightly-knit author network. Background framing only.</w:t>
      </w:r>
    </w:p>
    <w:p>
      <w:pPr>
        <w:pStyle w:val="ListParagraph"/>
        <w:numPr>
          <w:ilvl w:val="0"/>
          <w:numId w:val="2"/>
        </w:numPr>
        <w:spacing w:after="100"/>
      </w:pPr>
      <w:r>
        <w:rPr>
          <w:b/>
          <w:bCs/>
        </w:rPr>
        <w:t xml:space="preserve">Compendium 1 — Hydrology block</w:t>
      </w:r>
      <w:r>
        <w:t xml:space="preserve"> — Foundational discharge regime, climate-change projections, low flows, hydrological modelling (de Wit, Booij, Buishand, Leander, Bouaziz, Uijlenhoet).</w:t>
      </w:r>
    </w:p>
    <w:p>
      <w:pPr>
        <w:pStyle w:val="ListParagraph"/>
        <w:numPr>
          <w:ilvl w:val="0"/>
          <w:numId w:val="2"/>
        </w:numPr>
        <w:spacing w:after="100"/>
      </w:pPr>
      <w:r>
        <w:rPr>
          <w:b/>
          <w:bCs/>
        </w:rPr>
        <w:t xml:space="preserve">Blöschl et al. 2019, Nature</w:t>
      </w:r>
      <w:r>
        <w:t xml:space="preserve"> — Pan-European 3,738-station analysis; NW Europe (incl. Meuse) shows increasing flood discharges attributable to climate change.</w:t>
      </w:r>
      <w:r>
        <w:rPr>
          <w:color w:val="808080"/>
        </w:rPr>
        <w:t xml:space="preserve">  https://doi.org/10.1038/s41586-019-1495-6</w:t>
      </w:r>
    </w:p>
    <w:p>
      <w:pPr>
        <w:pStyle w:val="ListParagraph"/>
        <w:numPr>
          <w:ilvl w:val="0"/>
          <w:numId w:val="2"/>
        </w:numPr>
        <w:spacing w:after="100"/>
      </w:pPr>
      <w:r>
        <w:rPr>
          <w:b/>
          <w:bCs/>
        </w:rPr>
        <w:t xml:space="preserve">Blöschl et al. 2020, Nature</w:t>
      </w:r>
      <w:r>
        <w:t xml:space="preserve"> — 1990–2016 is one of the most flood-rich periods in Europe over 500 years; uniquely warm conditions and more summer flooding.</w:t>
      </w:r>
      <w:r>
        <w:rPr>
          <w:color w:val="808080"/>
        </w:rPr>
        <w:t xml:space="preserve">  https://doi.org/10.1038/s41586-020-2478-3</w:t>
      </w:r>
    </w:p>
    <w:p>
      <w:pPr>
        <w:pStyle w:val="ListParagraph"/>
        <w:numPr>
          <w:ilvl w:val="0"/>
          <w:numId w:val="2"/>
        </w:numPr>
        <w:spacing w:after="100"/>
      </w:pPr>
      <w:r>
        <w:rPr>
          <w:b/>
          <w:bCs/>
        </w:rPr>
        <w:t xml:space="preserve">Barneveld et al. 2025, Nature</w:t>
      </w:r>
      <w:r>
        <w:t xml:space="preserve"> — 2021 Common Meuse erosion — links the event to the Maaswerken/Room-for-the-River programme and to morphodynamics.</w:t>
      </w:r>
      <w:r>
        <w:rPr>
          <w:color w:val="808080"/>
        </w:rPr>
        <w:t xml:space="preserve">  https://doi.org/10.1038/s41586-025-09305-3</w:t>
      </w:r>
    </w:p>
    <w:p>
      <w:pPr>
        <w:pStyle w:val="Heading2"/>
        <w:spacing w:after="120" w:before="240"/>
      </w:pPr>
      <w:r>
        <w:t xml:space="preserve">1.2 The Geul / Worm sub-system and Kerkrade</w:t>
      </w:r>
    </w:p>
    <w:p>
      <w:pPr>
        <w:spacing w:after="160"/>
      </w:pPr>
      <w:r>
        <w:t xml:space="preserve">Kerkrade drains into the Worm (Wurm), a tributary of the Rur and so part of the Maas system. Peer-reviewed evidence for the Worm at Kerkrade is thin and partially grey.</w:t>
      </w:r>
    </w:p>
    <w:p>
      <w:pPr>
        <w:pStyle w:val="ListParagraph"/>
        <w:numPr>
          <w:ilvl w:val="0"/>
          <w:numId w:val="2"/>
        </w:numPr>
        <w:spacing w:after="100"/>
      </w:pPr>
      <w:r>
        <w:rPr>
          <w:b/>
          <w:bCs/>
        </w:rPr>
        <w:t xml:space="preserve">Asselman et al. 2024, HESS</w:t>
      </w:r>
      <w:r>
        <w:t xml:space="preserve"> — Most thorough peer-reviewed analysis of South Limburg flood hydroclimatology; covers Geul stations near Kerkrade.</w:t>
      </w:r>
      <w:r>
        <w:rPr>
          <w:color w:val="808080"/>
        </w:rPr>
        <w:t xml:space="preserve">  https://doi.org/10.5194/hess-28-3327-2024</w:t>
      </w:r>
    </w:p>
    <w:p>
      <w:pPr>
        <w:pStyle w:val="ListParagraph"/>
        <w:numPr>
          <w:ilvl w:val="0"/>
          <w:numId w:val="2"/>
        </w:numPr>
        <w:spacing w:after="100"/>
      </w:pPr>
      <w:r>
        <w:rPr>
          <w:b/>
          <w:bCs/>
        </w:rPr>
        <w:t xml:space="preserve">Deltares / Waterschap Limburg 2021</w:t>
      </w:r>
      <w:r>
        <w:t xml:space="preserve"> — Eygelshoven case study (Kerkrade), ~140 mm/24 h on 13–15 July 2021; separate 90 mm/2 h event on 29 June 2021. [grey: waterschaplimburg.nl]</w:t>
      </w:r>
    </w:p>
    <w:p>
      <w:pPr>
        <w:pStyle w:val="ListParagraph"/>
        <w:numPr>
          <w:ilvl w:val="0"/>
          <w:numId w:val="2"/>
        </w:numPr>
        <w:spacing w:after="100"/>
      </w:pPr>
      <w:r>
        <w:rPr>
          <w:b/>
          <w:bCs/>
        </w:rPr>
        <w:t xml:space="preserve">Wasserverband Eifel-Rur (WVER), 2021–2022</w:t>
      </w:r>
      <w:r>
        <w:t xml:space="preserve"> — Post-flood reporting along the Wurm at Würselen/Herzogenrath — the German twin immediately upstream of Kerkrade. [grey: wver.de]</w:t>
      </w:r>
    </w:p>
    <w:p>
      <w:pPr>
        <w:pStyle w:val="Heading2"/>
        <w:spacing w:after="120" w:before="240"/>
      </w:pPr>
      <w:r>
        <w:t xml:space="preserve">1.3 July 2021 as motivating event (not analyzed event)</w:t>
      </w:r>
    </w:p>
    <w:p>
      <w:pPr>
        <w:spacing w:after="160"/>
      </w:pPr>
      <w:r>
        <w:t xml:space="preserve">July 2021 is the canonical compound-flood event for the Meuse and the motivating case for the chapter. It is not in the analyzed data window (Jan 2025–present). The chapter cites it as the kind of antecedent-state extreme that motivates the proxy framework; the empirical analysis covers a different period.</w:t>
      </w:r>
    </w:p>
    <w:p>
      <w:pPr>
        <w:pStyle w:val="ListParagraph"/>
        <w:numPr>
          <w:ilvl w:val="0"/>
          <w:numId w:val="2"/>
        </w:numPr>
        <w:spacing w:after="100"/>
      </w:pPr>
      <w:r>
        <w:rPr>
          <w:b/>
          <w:bCs/>
        </w:rPr>
        <w:t xml:space="preserve">Kron et al. 2022, Environmental Sciences Europe</w:t>
      </w:r>
      <w:r>
        <w:t xml:space="preserve"> — Cross-border (DE/BE/NL) overview of the event, including the Rur catchment.</w:t>
      </w:r>
      <w:r>
        <w:rPr>
          <w:color w:val="808080"/>
        </w:rPr>
        <w:t xml:space="preserve">  https://doi.org/10.1186/s12302-022-00685-1</w:t>
      </w:r>
    </w:p>
    <w:p>
      <w:pPr>
        <w:pStyle w:val="ListParagraph"/>
        <w:numPr>
          <w:ilvl w:val="0"/>
          <w:numId w:val="2"/>
        </w:numPr>
        <w:spacing w:after="100"/>
      </w:pPr>
      <w:r>
        <w:rPr>
          <w:b/>
          <w:bCs/>
        </w:rPr>
        <w:t xml:space="preserve">Thieken et al. 2024, NHESS</w:t>
      </w:r>
      <w:r>
        <w:t xml:space="preserve"> — Fatal incidents NRW, with WVER-area data on the Wurm/Rur sub-system.</w:t>
      </w:r>
      <w:r>
        <w:rPr>
          <w:color w:val="808080"/>
        </w:rPr>
        <w:t xml:space="preserve">  https://doi.org/10.5194/nhess-24-973-2024</w:t>
      </w:r>
    </w:p>
    <w:p>
      <w:pPr>
        <w:pStyle w:val="ListParagraph"/>
        <w:numPr>
          <w:ilvl w:val="0"/>
          <w:numId w:val="2"/>
        </w:numPr>
        <w:spacing w:after="100"/>
      </w:pPr>
      <w:r>
        <w:rPr>
          <w:b/>
          <w:bCs/>
        </w:rPr>
        <w:t xml:space="preserve">De Jong et al. 2023, J. Coastal &amp; Riverine Flood Risk</w:t>
      </w:r>
      <w:r>
        <w:t xml:space="preserve"> — Kerkrade-specific risk-ratio statistics for 2021 health impacts.</w:t>
      </w:r>
      <w:r>
        <w:rPr>
          <w:color w:val="808080"/>
        </w:rPr>
        <w:t xml:space="preserve">  https://doi.org/10.59490/jcrfr.2023.0004</w:t>
      </w:r>
    </w:p>
    <w:p>
      <w:pPr>
        <w:pStyle w:val="ListParagraph"/>
        <w:numPr>
          <w:ilvl w:val="0"/>
          <w:numId w:val="2"/>
        </w:numPr>
        <w:spacing w:after="100"/>
      </w:pPr>
      <w:r>
        <w:rPr>
          <w:b/>
          <w:bCs/>
        </w:rPr>
        <w:t xml:space="preserve">Waterschap Limburg 2022; ENW 2021</w:t>
      </w:r>
      <w:r>
        <w:t xml:space="preserve"> — Official Dutch evaluations of the July 2021 event. [grey: waterschaplimburg.nl; enwinfo.nl]</w:t>
      </w:r>
    </w:p>
    <w:p>
      <w:pPr>
        <w:pStyle w:val="Heading1"/>
        <w:spacing w:after="180" w:before="360"/>
      </w:pPr>
      <w:r>
        <w:t xml:space="preserve">2. Post-mining hydrogeology of South Limburg</w:t>
      </w:r>
    </w:p>
    <w:p>
      <w:pPr>
        <w:spacing w:after="160"/>
      </w:pPr>
      <w:r>
        <w:t xml:space="preserve">The calibration-site mechanism is contingent on the hydrogeology of the abandoned coalfield. The South Limburg / Aachen / Campine field closed 1965–1992 across three jurisdictions; mine water has been rebounding under a controlled programme since closure, well-documented through surface uplift measurements and the Mijnwater geothermal infrastructure at Heerlen (~10 km from Kerkrade).</w:t>
      </w:r>
    </w:p>
    <w:p>
      <w:pPr>
        <w:pStyle w:val="ListParagraph"/>
        <w:numPr>
          <w:ilvl w:val="0"/>
          <w:numId w:val="2"/>
        </w:numPr>
        <w:spacing w:after="100"/>
      </w:pPr>
      <w:r>
        <w:rPr>
          <w:b/>
          <w:bCs/>
        </w:rPr>
        <w:t xml:space="preserve">Heitfeld et al. 2002 [SEMINAL]</w:t>
      </w:r>
      <w:r>
        <w:t xml:space="preserve"> — Canonical Aachen/South Limburg post-closure reference; defines the controlled stepwise rebound programme governing the subsurface beneath Kerkrade.</w:t>
      </w:r>
      <w:r>
        <w:rPr>
          <w:color w:val="808080"/>
        </w:rPr>
        <w:t xml:space="preserve">  https://doi.org/10.1007/978-3-642-55668-5_119</w:t>
      </w:r>
    </w:p>
    <w:p>
      <w:pPr>
        <w:pStyle w:val="ListParagraph"/>
        <w:numPr>
          <w:ilvl w:val="0"/>
          <w:numId w:val="2"/>
        </w:numPr>
        <w:spacing w:after="100"/>
      </w:pPr>
      <w:r>
        <w:rPr>
          <w:b/>
          <w:bCs/>
        </w:rPr>
        <w:t xml:space="preserve">Pöttgens 1985; Bekendam &amp; Pöttgens 1995 [SEMINAL]</w:t>
      </w:r>
      <w:r>
        <w:t xml:space="preserve"> — Original observation that uplift is a linear function of rising mine-water level — the Pöttgens equation. [no DOI — IAHS Pub. No. 234]</w:t>
      </w:r>
    </w:p>
    <w:p>
      <w:pPr>
        <w:pStyle w:val="ListParagraph"/>
        <w:numPr>
          <w:ilvl w:val="0"/>
          <w:numId w:val="2"/>
        </w:numPr>
        <w:spacing w:after="100"/>
      </w:pPr>
      <w:r>
        <w:rPr>
          <w:b/>
          <w:bCs/>
        </w:rPr>
        <w:t xml:space="preserve">Caro Cuenca, Hooper &amp; Hanssen 2013, J. Applied Geophysics [Q1]</w:t>
      </w:r>
      <w:r>
        <w:t xml:space="preserve"> — InSAR confirmation of ongoing mine-water-driven uplift over the South Limburg coalfield.</w:t>
      </w:r>
      <w:r>
        <w:rPr>
          <w:color w:val="808080"/>
        </w:rPr>
        <w:t xml:space="preserve">  https://doi.org/10.1016/j.jappgeo.2012.10.003</w:t>
      </w:r>
    </w:p>
    <w:p>
      <w:pPr>
        <w:pStyle w:val="ListParagraph"/>
        <w:numPr>
          <w:ilvl w:val="0"/>
          <w:numId w:val="2"/>
        </w:numPr>
        <w:spacing w:after="100"/>
      </w:pPr>
      <w:r>
        <w:rPr>
          <w:b/>
          <w:bCs/>
        </w:rPr>
        <w:t xml:space="preserve">Vervoort 2021, IJRMMS [Q1]</w:t>
      </w:r>
      <w:r>
        <w:t xml:space="preserve"> — Belgian-Limburg/Campine analytical framework for uplift above flooded coal mines.</w:t>
      </w:r>
      <w:r>
        <w:rPr>
          <w:color w:val="808080"/>
        </w:rPr>
        <w:t xml:space="preserve">  https://doi.org/10.1016/j.ijrmms.2021.104896</w:t>
      </w:r>
    </w:p>
    <w:p>
      <w:pPr>
        <w:pStyle w:val="ListParagraph"/>
        <w:numPr>
          <w:ilvl w:val="0"/>
          <w:numId w:val="2"/>
        </w:numPr>
        <w:spacing w:after="100"/>
      </w:pPr>
      <w:r>
        <w:rPr>
          <w:b/>
          <w:bCs/>
        </w:rPr>
        <w:t xml:space="preserve">Vervoort 2022, IJCST [Q1]</w:t>
      </w:r>
      <w:r>
        <w:t xml:space="preserve"> — Impact of hydrogeological assumptions on calculated surface uplift.</w:t>
      </w:r>
      <w:r>
        <w:rPr>
          <w:color w:val="808080"/>
        </w:rPr>
        <w:t xml:space="preserve">  https://doi.org/10.1007/s40789-022-00496-y</w:t>
      </w:r>
    </w:p>
    <w:p>
      <w:pPr>
        <w:pStyle w:val="ListParagraph"/>
        <w:numPr>
          <w:ilvl w:val="0"/>
          <w:numId w:val="2"/>
        </w:numPr>
        <w:spacing w:after="100"/>
      </w:pPr>
      <w:r>
        <w:rPr>
          <w:b/>
          <w:bCs/>
        </w:rPr>
        <w:t xml:space="preserve">Declercq et al. 2023, Remote Sensing [Q1]</w:t>
      </w:r>
      <w:r>
        <w:t xml:space="preserve"> — Three-decade MT-InSAR record showing subsidence→rebound transition in the Campine.</w:t>
      </w:r>
      <w:r>
        <w:rPr>
          <w:color w:val="808080"/>
        </w:rPr>
        <w:t xml:space="preserve">  https://doi.org/10.3390/rs15030725</w:t>
      </w:r>
    </w:p>
    <w:p>
      <w:pPr>
        <w:pStyle w:val="ListParagraph"/>
        <w:numPr>
          <w:ilvl w:val="0"/>
          <w:numId w:val="2"/>
        </w:numPr>
        <w:spacing w:after="100"/>
      </w:pPr>
      <w:r>
        <w:rPr>
          <w:b/>
          <w:bCs/>
        </w:rPr>
        <w:t xml:space="preserve">Verhoeven et al. 2014, Energy Procedia [SEMINAL]</w:t>
      </w:r>
      <w:r>
        <w:t xml:space="preserve"> — Definitive Mijnwater / Mine Water 2.0 technical paper; the operational monitoring infrastructure ~10 km from the study site.</w:t>
      </w:r>
      <w:r>
        <w:rPr>
          <w:color w:val="808080"/>
        </w:rPr>
        <w:t xml:space="preserve">  https://doi.org/10.1016/j.egypro.2014.01.158</w:t>
      </w:r>
    </w:p>
    <w:p>
      <w:pPr>
        <w:pStyle w:val="ListParagraph"/>
        <w:numPr>
          <w:ilvl w:val="0"/>
          <w:numId w:val="2"/>
        </w:numPr>
        <w:spacing w:after="100"/>
      </w:pPr>
      <w:r>
        <w:rPr>
          <w:b/>
          <w:bCs/>
        </w:rPr>
        <w:t xml:space="preserve">Voncken 2019, Springer Briefs</w:t>
      </w:r>
      <w:r>
        <w:t xml:space="preserve"> — Current monograph on geology of South Limburg coal: Westphalian seams, Rur Graben, faulting.</w:t>
      </w:r>
      <w:r>
        <w:rPr>
          <w:color w:val="808080"/>
        </w:rPr>
        <w:t xml:space="preserve">  https://doi.org/10.1007/978-3-030-18286-1</w:t>
      </w:r>
    </w:p>
    <w:p>
      <w:pPr>
        <w:pStyle w:val="ListParagraph"/>
        <w:numPr>
          <w:ilvl w:val="0"/>
          <w:numId w:val="2"/>
        </w:numPr>
        <w:spacing w:after="100"/>
      </w:pPr>
      <w:r>
        <w:rPr>
          <w:b/>
          <w:bCs/>
        </w:rPr>
        <w:t xml:space="preserve">Caudron, Heitfeld et al. 2020, Grundwasser</w:t>
      </w:r>
      <w:r>
        <w:t xml:space="preserve"> — Post-2018 synthesis of mine-flooding science across German coalfields, including Aachen/Würm sub-basin.</w:t>
      </w:r>
      <w:r>
        <w:rPr>
          <w:color w:val="808080"/>
        </w:rPr>
        <w:t xml:space="preserve">  https://doi.org/10.1007/s00767-020-00460-0</w:t>
      </w:r>
    </w:p>
    <w:p>
      <w:pPr>
        <w:pStyle w:val="ListParagraph"/>
        <w:numPr>
          <w:ilvl w:val="0"/>
          <w:numId w:val="2"/>
        </w:numPr>
        <w:spacing w:after="100"/>
      </w:pPr>
      <w:r>
        <w:rPr>
          <w:b/>
          <w:bCs/>
        </w:rPr>
        <w:t xml:space="preserve">TNO DINOloket</w:t>
      </w:r>
      <w:r>
        <w:t xml:space="preserve"> — Authoritative grey: Dutch borehole/mining/groundwater data. [grey: dinoloket.nl]</w:t>
      </w:r>
    </w:p>
    <w:p>
      <w:pPr>
        <w:pStyle w:val="Heading1"/>
        <w:spacing w:after="180" w:before="360"/>
      </w:pPr>
      <w:r>
        <w:t xml:space="preserve">3. Mine-gas dynamics in disused shafts</w:t>
      </w:r>
    </w:p>
    <w:p>
      <w:pPr>
        <w:spacing w:after="160"/>
      </w:pPr>
      <w:r>
        <w:t xml:space="preserve">Disused shafts function as point sources of CO₂ and CH₄ whose flux is governed by two mechanisms operating on overlapping timescales: barometric pumping (sub-daily; driven by atmospheric pressure) and water-level displacement (sub-daily to seasonal; driven by groundwater state). At a basement-scale sensor these are confounded in a single channel, and decomposing them is the chapter's principal analytical sub-problem.</w:t>
      </w:r>
    </w:p>
    <w:p>
      <w:pPr>
        <w:pStyle w:val="ListParagraph"/>
        <w:numPr>
          <w:ilvl w:val="0"/>
          <w:numId w:val="2"/>
        </w:numPr>
        <w:spacing w:after="100"/>
      </w:pPr>
      <w:r>
        <w:rPr>
          <w:b/>
          <w:bCs/>
        </w:rPr>
        <w:t xml:space="preserve">Wrona et al. 2016, Env. Earth Sciences [Q1]</w:t>
      </w:r>
      <w:r>
        <w:t xml:space="preserve"> — Field measurements of CO₂ from a closed Polish shaft — the closest published analogue to the Kerkrade setup.</w:t>
      </w:r>
      <w:r>
        <w:rPr>
          <w:color w:val="808080"/>
        </w:rPr>
        <w:t xml:space="preserve">  https://doi.org/10.1007/s12665-016-5977-7</w:t>
      </w:r>
    </w:p>
    <w:p>
      <w:pPr>
        <w:pStyle w:val="ListParagraph"/>
        <w:numPr>
          <w:ilvl w:val="0"/>
          <w:numId w:val="2"/>
        </w:numPr>
        <w:spacing w:after="100"/>
      </w:pPr>
      <w:r>
        <w:rPr>
          <w:b/>
          <w:bCs/>
        </w:rPr>
        <w:t xml:space="preserve">Wrona et al. 2025, Sustainability</w:t>
      </w:r>
      <w:r>
        <w:t xml:space="preserve"> — Quantifies barometric tendency vs. CO₂ correlations (R² ≈ 0.67 hPa/h vs. CO₂; 0.81 for emission flow). </w:t>
      </w:r>
      <w:del w:id="9003" w:author="Claude" w:date="2026-07-03T00:00:00Z">
        <w:r>
          <w:delText xml:space="preserve">These values define the upper bound on barometric variance and constrain</w:delText>
        </w:r>
      </w:del>
      <w:ins w:id="9004" w:author="Claude" w:date="2026-07-03T00:00:00Z">
        <w:r>
          <w:t xml:space="preserve">These values provide an analogue-site reference for the barometric share of variance and constrain</w:t>
        </w:r>
      </w:ins>
      <w:r>
        <w:t xml:space="preserve"> the residual hydrological signal available for the chapter's analysis.</w:t>
      </w:r>
      <w:r>
        <w:rPr>
          <w:color w:val="808080"/>
        </w:rPr>
        <w:t xml:space="preserve">  https://doi.org/10.3390/su17093875</w:t>
      </w:r>
    </w:p>
    <w:p>
      <w:pPr>
        <w:pStyle w:val="ListParagraph"/>
        <w:numPr>
          <w:ilvl w:val="0"/>
          <w:numId w:val="2"/>
        </w:numPr>
        <w:spacing w:after="100"/>
      </w:pPr>
      <w:r>
        <w:rPr>
          <w:b/>
          <w:bCs/>
        </w:rPr>
        <w:t xml:space="preserve">Forde et al. 2019, Scientific Reports [Q1]</w:t>
      </w:r>
      <w:r>
        <w:t xml:space="preserve"> — Mechanistic demonstration of barometric pumping in vadose-zone gas release — physical basis for the chapter's barometric/hydrological decomposition.</w:t>
      </w:r>
      <w:r>
        <w:rPr>
          <w:color w:val="808080"/>
        </w:rPr>
        <w:t xml:space="preserve">  https://doi.org/10.1038/s41598-019-50426-3</w:t>
      </w:r>
    </w:p>
    <w:p>
      <w:pPr>
        <w:pStyle w:val="ListParagraph"/>
        <w:numPr>
          <w:ilvl w:val="0"/>
          <w:numId w:val="2"/>
        </w:numPr>
        <w:spacing w:after="100"/>
      </w:pPr>
      <w:r>
        <w:rPr>
          <w:b/>
          <w:bCs/>
        </w:rPr>
        <w:t xml:space="preserve">Sechman et al. 2017, Engineering Geology</w:t>
      </w:r>
      <w:r>
        <w:t xml:space="preserve"> — Mineshafts breathe with barometric pressure; historical foundation.</w:t>
      </w:r>
    </w:p>
    <w:p>
      <w:pPr>
        <w:pStyle w:val="ListParagraph"/>
        <w:numPr>
          <w:ilvl w:val="0"/>
          <w:numId w:val="2"/>
        </w:numPr>
        <w:spacing w:after="100"/>
      </w:pPr>
      <w:r>
        <w:rPr>
          <w:b/>
          <w:bCs/>
        </w:rPr>
        <w:t xml:space="preserve">Kędzior &amp; Dreger 2019, IJ Coal Geology [Q1]</w:t>
      </w:r>
      <w:r>
        <w:t xml:space="preserve"> — Reservoir-engineering model of gas storage/release in flooded vs. unflooded abandoned mines.</w:t>
      </w:r>
      <w:r>
        <w:rPr>
          <w:color w:val="808080"/>
        </w:rPr>
        <w:t xml:space="preserve">  https://doi.org/10.1016/j.coal.2018.12.005</w:t>
      </w:r>
    </w:p>
    <w:p>
      <w:pPr>
        <w:pStyle w:val="ListParagraph"/>
        <w:numPr>
          <w:ilvl w:val="0"/>
          <w:numId w:val="2"/>
        </w:numPr>
        <w:spacing w:after="100"/>
      </w:pPr>
      <w:r>
        <w:rPr>
          <w:b/>
          <w:bCs/>
        </w:rPr>
        <w:t xml:space="preserve">Kholod et al. 2020, J. Cleaner Production [Q1]</w:t>
      </w:r>
      <w:r>
        <w:t xml:space="preserve"> — Global benchmark for abandoned-mine emissions.</w:t>
      </w:r>
      <w:r>
        <w:rPr>
          <w:color w:val="808080"/>
        </w:rPr>
        <w:t xml:space="preserve">  https://doi.org/10.1016/j.jclepro.2020.120489</w:t>
      </w:r>
    </w:p>
    <w:p>
      <w:pPr>
        <w:pStyle w:val="ListParagraph"/>
        <w:numPr>
          <w:ilvl w:val="0"/>
          <w:numId w:val="2"/>
        </w:numPr>
        <w:spacing w:after="100"/>
      </w:pPr>
      <w:r>
        <w:rPr>
          <w:b/>
          <w:bCs/>
        </w:rPr>
        <w:t xml:space="preserve">Ember 2025</w:t>
      </w:r>
      <w:r>
        <w:t xml:space="preserve"> — Pan-European inventory of abandoned-mine gas emissions including barometric breathing. [grey: ember-energy.org]</w:t>
      </w:r>
    </w:p>
    <w:p>
      <w:pPr>
        <w:pStyle w:val="Heading2"/>
        <w:spacing w:after="120" w:before="240"/>
      </w:pPr>
      <w:r>
        <w:t xml:space="preserve">3.1 Barometric pumping as analytical sub-problem</w:t>
      </w:r>
    </w:p>
    <w:p>
      <w:pPr>
        <w:spacing w:after="160"/>
      </w:pPr>
      <w:r>
        <w:t xml:space="preserve">Barometric pumping is the principal confound and the chapter's first decomposition target. Wrona et al. (2025) report 67–81% of CO₂ variance explained by atmospheric-pressure proxies in a Polish closed-shaft analogue; </w:t>
      </w:r>
      <w:del w:id="9001" w:author="Claude" w:date="2026-07-03T00:00:00Z">
        <w:r>
          <w:delText xml:space="preserve">this defines the upper bound on what can plausibly be attributed to non-pressure drivers at the Kerkrade site.</w:delText>
        </w:r>
      </w:del>
      <w:ins w:id="9002" w:author="Claude" w:date="2026-07-03T00:00:00Z">
        <w:r>
          <w:t xml:space="preserve">this provides a reference point from the closest published analogue rather than a bound for the Kerkrade site, whose pressure-explained variance is estimated directly in Stage 1.</w:t>
        </w:r>
      </w:ins>
      <w:r>
        <w:t xml:space="preserve"> The chapter handles this as follows: (i) regress CO₂ on pressure level and rate-of-change to extract the pressure-explained variance; (ii) treat the residual as the candidate hydrological signal; (iii) characterize the residual's structure across the non-CO₂ channels (Eryilmaz redundancy); (iv) propagate uncertainty in the decomposition through to the transfer experiment. The methods chapter must defend this two-stage decomposition explicitly — examiners will probe whether pressure-CO₂ coupling can be cleanly separated from hydrological coupling, given that storm-driven pressure drops and storm-driven groundwater response are themselves correlated.</w:t>
      </w:r>
    </w:p>
    <w:p>
      <w:pPr>
        <w:pBdr>
          <w:left w:val="single" w:color="999999" w:sz="12" w:space="8"/>
        </w:pBdr>
        <w:spacing w:after="160" w:before="80"/>
        <w:ind w:left="240"/>
      </w:pPr>
      <w:r>
        <w:rPr>
          <w:b/>
          <w:bCs/>
          <w:i/>
          <w:iCs/>
        </w:rPr>
        <w:t xml:space="preserve">Methodological commitment: </w:t>
      </w:r>
      <w:r>
        <w:rPr>
          <w:i/>
          <w:iCs/>
        </w:rPr>
        <w:t xml:space="preserve">The chapter takes a position: barometric variance is removed first (Stage 1) before the multivariate signal is characterized (Stage 2). The alternative — treating both as joint structured components in one model — is less interpretable and harder to defend at examination. The two-stage choice is itself a contribution to the environmental TSAD methodology literature.</w:t>
      </w:r>
    </w:p>
    <w:p>
      <w:pPr>
        <w:pStyle w:val="Heading1"/>
        <w:spacing w:after="180" w:before="360"/>
      </w:pPr>
      <w:r>
        <w:t xml:space="preserve">4. The proxy mechanism — water table and CO₂</w:t>
      </w:r>
    </w:p>
    <w:p>
      <w:pPr>
        <w:spacing w:after="160"/>
      </w:pPr>
      <w:r>
        <w:t xml:space="preserve">The CO₂ channel anchors the proxy chain through a specific water-table mechanism: water level in the flooded shaft sets the headspace volume and dissolved-CO₂ equilibrium; changes in water level (driven by groundwater inflow) push gas out. This is not a soil-respiration mechanism. The literature below organizes the direct evidence for water-level → gas response, with karst-flood and gas-precursor analogues for storm-scale dynamics.</w:t>
      </w:r>
    </w:p>
    <w:p>
      <w:pPr>
        <w:pStyle w:val="ListParagraph"/>
        <w:numPr>
          <w:ilvl w:val="0"/>
          <w:numId w:val="2"/>
        </w:numPr>
        <w:spacing w:after="100"/>
      </w:pPr>
      <w:r>
        <w:rPr>
          <w:b/>
          <w:bCs/>
        </w:rPr>
        <w:t xml:space="preserve">Moore &amp; Knowles 1989, Can. J. Soil Sci. [SEMINAL]</w:t>
      </w:r>
      <w:r>
        <w:t xml:space="preserve"> — Classic linear relationship between water-table position and gas flux — first-principles support for CO₂ tracking groundwater state in the saturated zone.</w:t>
      </w:r>
      <w:r>
        <w:rPr>
          <w:color w:val="808080"/>
        </w:rPr>
        <w:t xml:space="preserve">  https://doi.org/10.4141/cjss89-004</w:t>
      </w:r>
    </w:p>
    <w:p>
      <w:pPr>
        <w:pStyle w:val="ListParagraph"/>
        <w:numPr>
          <w:ilvl w:val="0"/>
          <w:numId w:val="2"/>
        </w:numPr>
        <w:spacing w:after="100"/>
      </w:pPr>
      <w:r>
        <w:rPr>
          <w:b/>
          <w:bCs/>
        </w:rPr>
        <w:t xml:space="preserve">Wei et al. 2021, J. Hydrology [Q1]</w:t>
      </w:r>
      <w:r>
        <w:t xml:space="preserve"> — Rainfall pulses → cave CO₂; quantitative coupling of meteorological forcing to subsurface gas response.</w:t>
      </w:r>
      <w:r>
        <w:rPr>
          <w:color w:val="808080"/>
        </w:rPr>
        <w:t xml:space="preserve">  https://doi.org/10.1016/j.jhydrol.2021.126091</w:t>
      </w:r>
    </w:p>
    <w:p>
      <w:pPr>
        <w:pStyle w:val="ListParagraph"/>
        <w:numPr>
          <w:ilvl w:val="0"/>
          <w:numId w:val="2"/>
        </w:numPr>
        <w:spacing w:after="100"/>
      </w:pPr>
      <w:r>
        <w:rPr>
          <w:b/>
          <w:bCs/>
        </w:rPr>
        <w:t xml:space="preserve">Belmonte-Ribas et al. 2024, J. Environmental Management [Q1]</w:t>
      </w:r>
      <w:r>
        <w:t xml:space="preserve"> — Cave-flood lag 8–12 h; floods drive the largest CO₂ excursions of any process in the system. Direct karst analogue and empirical timescale anchor.</w:t>
      </w:r>
      <w:r>
        <w:rPr>
          <w:color w:val="808080"/>
        </w:rPr>
        <w:t xml:space="preserve">  https://doi.org/10.1016/j.jenvman.2024.123396</w:t>
      </w:r>
    </w:p>
    <w:p>
      <w:pPr>
        <w:pStyle w:val="ListParagraph"/>
        <w:numPr>
          <w:ilvl w:val="0"/>
          <w:numId w:val="2"/>
        </w:numPr>
        <w:spacing w:after="100"/>
      </w:pPr>
      <w:r>
        <w:rPr>
          <w:b/>
          <w:bCs/>
        </w:rPr>
        <w:t xml:space="preserve">Sciarra et al. 2024, STOTEN [Q1]</w:t>
      </w:r>
      <w:r>
        <w:t xml:space="preserve"> — Karst-conduit floods cause sharp degassing-driven CO₂ spikes exceeding exposure limits.</w:t>
      </w:r>
      <w:r>
        <w:rPr>
          <w:color w:val="808080"/>
        </w:rPr>
        <w:t xml:space="preserve">  https://doi.org/10.1016/j.scitotenv.2024.170820</w:t>
      </w:r>
    </w:p>
    <w:p>
      <w:pPr>
        <w:pStyle w:val="ListParagraph"/>
        <w:numPr>
          <w:ilvl w:val="0"/>
          <w:numId w:val="2"/>
        </w:numPr>
        <w:spacing w:after="100"/>
      </w:pPr>
      <w:r>
        <w:rPr>
          <w:b/>
          <w:bCs/>
        </w:rPr>
        <w:t xml:space="preserve">Kowalczyk &amp; Froelich 2010, EPSL [SEMINAL]</w:t>
      </w:r>
      <w:r>
        <w:t xml:space="preserve"> — Cave ventilation/breathing model via radon-222.</w:t>
      </w:r>
    </w:p>
    <w:p>
      <w:pPr>
        <w:pStyle w:val="ListParagraph"/>
        <w:numPr>
          <w:ilvl w:val="0"/>
          <w:numId w:val="2"/>
        </w:numPr>
        <w:spacing w:after="100"/>
      </w:pPr>
      <w:r>
        <w:rPr>
          <w:b/>
          <w:bCs/>
        </w:rPr>
        <w:t xml:space="preserve">Cigolini et al. 2021, Earth Systems &amp; Environment</w:t>
      </w:r>
      <w:r>
        <w:t xml:space="preserve"> — CO₂/radon as gas-precursor signals — the conceptual frame for treating subsurface gas as a leading indicator of fluid-state change.</w:t>
      </w:r>
      <w:r>
        <w:rPr>
          <w:color w:val="808080"/>
        </w:rPr>
        <w:t xml:space="preserve">  https://doi.org/10.1007/s41748-021-00229-2</w:t>
      </w:r>
    </w:p>
    <w:p>
      <w:pPr>
        <w:pStyle w:val="ListParagraph"/>
        <w:numPr>
          <w:ilvl w:val="0"/>
          <w:numId w:val="2"/>
        </w:numPr>
        <w:spacing w:after="100"/>
      </w:pPr>
      <w:r>
        <w:rPr>
          <w:b/>
          <w:bCs/>
        </w:rPr>
        <w:t xml:space="preserve">Liu et al. 2023, Earth and Space Science [Q1]</w:t>
      </w:r>
      <w:r>
        <w:t xml:space="preserve"> — First in-situ measurement showing transient subsurface stress drives co-emission of CO₂ and radon.</w:t>
      </w:r>
      <w:r>
        <w:rPr>
          <w:color w:val="808080"/>
        </w:rPr>
        <w:t xml:space="preserve">  https://doi.org/10.1029/2023EA003012</w:t>
      </w:r>
    </w:p>
    <w:p>
      <w:pPr>
        <w:pStyle w:val="ListParagraph"/>
        <w:numPr>
          <w:ilvl w:val="0"/>
          <w:numId w:val="2"/>
        </w:numPr>
        <w:spacing w:after="100"/>
      </w:pPr>
      <w:r>
        <w:rPr>
          <w:b/>
          <w:bCs/>
        </w:rPr>
        <w:t xml:space="preserve">Frontiers Water 2020 (karst rainstorm hydrogeochemistry)</w:t>
      </w:r>
      <w:r>
        <w:t xml:space="preserve"> — Storm-scale rapid response of the CO₂–H₂O–CaCO₃ system in fractured terrains.</w:t>
      </w:r>
      <w:r>
        <w:rPr>
          <w:color w:val="808080"/>
        </w:rPr>
        <w:t xml:space="preserve">  https://doi.org/10.3389/frwa.2020.577511</w:t>
      </w:r>
    </w:p>
    <w:p>
      <w:pPr>
        <w:pStyle w:val="ListParagraph"/>
        <w:numPr>
          <w:ilvl w:val="0"/>
          <w:numId w:val="2"/>
        </w:numPr>
        <w:spacing w:after="100"/>
      </w:pPr>
      <w:r>
        <w:rPr>
          <w:b/>
          <w:bCs/>
        </w:rPr>
        <w:t xml:space="preserve">Han et al. 2014; Hodges &amp; Mallants 2021</w:t>
      </w:r>
      <w:r>
        <w:t xml:space="preserve"> — Soil-respiration / flooding-CO₂ literature. Biological mechanism, not the chapter's; cited only to triangulate magnitude expectations.</w:t>
      </w:r>
      <w:r>
        <w:rPr>
          <w:color w:val="808080"/>
        </w:rPr>
        <w:t xml:space="preserve">  https://doi.org/10.1371/journal.pone.0088859</w:t>
      </w:r>
    </w:p>
    <w:p>
      <w:pPr>
        <w:pStyle w:val="Heading1"/>
        <w:spacing w:after="180" w:before="360"/>
      </w:pPr>
      <w:r>
        <w:t xml:space="preserve">5. Time-series anomaly detection — foundations and evaluation</w:t>
      </w:r>
    </w:p>
    <w:p>
      <w:pPr>
        <w:spacing w:after="160"/>
      </w:pPr>
      <w:r>
        <w:t xml:space="preserve">The methodological backbone. The chapter treats the multivariate IoT stream as a signal whose expected component is modelled and whose residual carries the antecedent-state information. The TSAD literature gives definitions, taxonomies, and an active debate about benchmark methodology that the chapter engages with explicitly.</w:t>
      </w:r>
    </w:p>
    <w:p>
      <w:pPr>
        <w:pStyle w:val="Heading2"/>
        <w:spacing w:after="120" w:before="240"/>
      </w:pPr>
      <w:r>
        <w:t xml:space="preserve">5.1 Surveys</w:t>
      </w:r>
    </w:p>
    <w:p>
      <w:pPr>
        <w:pStyle w:val="ListParagraph"/>
        <w:numPr>
          <w:ilvl w:val="0"/>
          <w:numId w:val="2"/>
        </w:numPr>
        <w:spacing w:after="100"/>
      </w:pPr>
      <w:r>
        <w:rPr>
          <w:b/>
          <w:bCs/>
        </w:rPr>
        <w:t xml:space="preserve">Chandola, Banerjee &amp; Kumar 2009, ACM CSUR [SEMINAL]</w:t>
      </w:r>
      <w:r>
        <w:t xml:space="preserve"> — Foundational anomaly-detection survey.</w:t>
      </w:r>
      <w:r>
        <w:rPr>
          <w:color w:val="808080"/>
        </w:rPr>
        <w:t xml:space="preserve">  https://doi.org/10.1145/1541880.1541882</w:t>
      </w:r>
    </w:p>
    <w:p>
      <w:pPr>
        <w:pStyle w:val="ListParagraph"/>
        <w:numPr>
          <w:ilvl w:val="0"/>
          <w:numId w:val="2"/>
        </w:numPr>
        <w:spacing w:after="100"/>
      </w:pPr>
      <w:r>
        <w:rPr>
          <w:b/>
          <w:bCs/>
        </w:rPr>
        <w:t xml:space="preserve">Hodge &amp; Austin 2004, AI Review [SEMINAL]</w:t>
      </w:r>
      <w:r>
        <w:t xml:space="preserve"> — Earlier comprehensive outlier-detection survey.</w:t>
      </w:r>
      <w:r>
        <w:rPr>
          <w:color w:val="808080"/>
        </w:rPr>
        <w:t xml:space="preserve">  https://doi.org/10.1023/B:AIRE.0000045502.10941.a9</w:t>
      </w:r>
    </w:p>
    <w:p>
      <w:pPr>
        <w:pStyle w:val="ListParagraph"/>
        <w:numPr>
          <w:ilvl w:val="0"/>
          <w:numId w:val="2"/>
        </w:numPr>
        <w:spacing w:after="100"/>
      </w:pPr>
      <w:r>
        <w:rPr>
          <w:b/>
          <w:bCs/>
        </w:rPr>
        <w:t xml:space="preserve">Blázquez-García et al. 2021, ACM CSUR</w:t>
      </w:r>
      <w:r>
        <w:t xml:space="preserve"> — TSAD-specific survey — taxonomy by anomaly type.</w:t>
      </w:r>
      <w:r>
        <w:rPr>
          <w:color w:val="808080"/>
        </w:rPr>
        <w:t xml:space="preserve">  https://doi.org/10.1145/3444690</w:t>
      </w:r>
    </w:p>
    <w:p>
      <w:pPr>
        <w:pStyle w:val="ListParagraph"/>
        <w:numPr>
          <w:ilvl w:val="0"/>
          <w:numId w:val="2"/>
        </w:numPr>
        <w:spacing w:after="100"/>
      </w:pPr>
      <w:r>
        <w:rPr>
          <w:b/>
          <w:bCs/>
        </w:rPr>
        <w:t xml:space="preserve">Pang et al. 2021, ACM CSUR</w:t>
      </w:r>
      <w:r>
        <w:t xml:space="preserve"> — Definitive deep-anomaly-detection review.</w:t>
      </w:r>
      <w:r>
        <w:rPr>
          <w:color w:val="808080"/>
        </w:rPr>
        <w:t xml:space="preserve">  https://doi.org/10.1145/3439950</w:t>
      </w:r>
    </w:p>
    <w:p>
      <w:pPr>
        <w:pStyle w:val="ListParagraph"/>
        <w:numPr>
          <w:ilvl w:val="0"/>
          <w:numId w:val="2"/>
        </w:numPr>
        <w:spacing w:after="100"/>
      </w:pPr>
      <w:r>
        <w:rPr>
          <w:b/>
          <w:bCs/>
        </w:rPr>
        <w:t xml:space="preserve">Ruff et al. 2021, Proc. IEEE</w:t>
      </w:r>
      <w:r>
        <w:t xml:space="preserve"> — Unifying review of deep and shallow anomaly detection.</w:t>
      </w:r>
      <w:r>
        <w:rPr>
          <w:color w:val="808080"/>
        </w:rPr>
        <w:t xml:space="preserve">  https://doi.org/10.1109/JPROC.2021.3052449</w:t>
      </w:r>
    </w:p>
    <w:p>
      <w:pPr>
        <w:pStyle w:val="ListParagraph"/>
        <w:numPr>
          <w:ilvl w:val="0"/>
          <w:numId w:val="2"/>
        </w:numPr>
        <w:spacing w:after="100"/>
      </w:pPr>
      <w:r>
        <w:rPr>
          <w:b/>
          <w:bCs/>
        </w:rPr>
        <w:t xml:space="preserve">Darban et al. 2024, ACM CSUR</w:t>
      </w:r>
      <w:r>
        <w:t xml:space="preserve"> — Deep learning for time-series anomaly detection.</w:t>
      </w:r>
    </w:p>
    <w:p>
      <w:pPr>
        <w:pStyle w:val="ListParagraph"/>
        <w:numPr>
          <w:ilvl w:val="0"/>
          <w:numId w:val="2"/>
        </w:numPr>
        <w:spacing w:after="100"/>
      </w:pPr>
      <w:r>
        <w:rPr>
          <w:b/>
          <w:bCs/>
        </w:rPr>
        <w:t xml:space="preserve">Boniol et al. 2024 (arXiv)</w:t>
      </w:r>
      <w:r>
        <w:t xml:space="preserve"> — Most recent decade-review of TSAD. arXiv:2412.20512</w:t>
      </w:r>
    </w:p>
    <w:p>
      <w:pPr>
        <w:pStyle w:val="Heading2"/>
        <w:spacing w:after="120" w:before="240"/>
      </w:pPr>
      <w:r>
        <w:t xml:space="preserve">5.2 Evaluation methodology — the chapter's position</w:t>
      </w:r>
    </w:p>
    <w:p>
      <w:pPr>
        <w:spacing w:after="160"/>
      </w:pPr>
      <w:r>
        <w:t xml:space="preserve">The chapter takes an explicit position on evaluation. With one major labelled event (July 2021) outside the data window and only soft labels available within it, conventional AUC/PR framings are not credible. The chapter therefore adopts a four-part evaluation protocol:</w:t>
      </w:r>
    </w:p>
    <w:p>
      <w:pPr>
        <w:pStyle w:val="ListParagraph"/>
        <w:numPr>
          <w:ilvl w:val="0"/>
          <w:numId w:val="2"/>
        </w:numPr>
        <w:spacing w:after="100"/>
      </w:pPr>
      <w:r>
        <w:rPr>
          <w:b/>
          <w:bCs/>
        </w:rPr>
        <w:t xml:space="preserve">(i) Anomaly-rate baselines against soft-labelled high-water windows</w:t>
      </w:r>
      <w:r>
        <w:t xml:space="preserve"> — Built from Worm/Geul discharge gauges over the 2025–present period (Section 13.3). Anomaly density in pre-event windows is compared against background-period density via permutation tests.</w:t>
      </w:r>
    </w:p>
    <w:p>
      <w:pPr>
        <w:pStyle w:val="ListParagraph"/>
        <w:numPr>
          <w:ilvl w:val="0"/>
          <w:numId w:val="2"/>
        </w:numPr>
        <w:spacing w:after="100"/>
      </w:pPr>
      <w:r>
        <w:rPr>
          <w:b/>
          <w:bCs/>
        </w:rPr>
        <w:t xml:space="preserve">(ii) Goswami et al. 2023 (tsadams) unsupervised model selection</w:t>
      </w:r>
      <w:r>
        <w:t xml:space="preserve"> — </w:t>
      </w:r>
      <w:del w:id="9007" w:author="Claude" w:date="2026-07-03T00:00:00Z">
        <w:r>
          <w:delText xml:space="preserve">Synthetic-anomaly-injection surrogate metric used to choose among SARIMAX residuals, Kalman innovations, and Isolation Forest scores without labels.</w:delText>
        </w:r>
      </w:del>
      <w:ins w:id="9008" w:author="Claude" w:date="2026-07-03T00:00:00Z">
        <w:r>
          <w:t xml:space="preserve">A tsadams-style synthetic-anomaly-injection surrogate ranking, implemented in the pipeline’s injection harness, used to choose among SARIMAX residuals, Kalman innovations, and Isolation Forest scores without labels.</w:t>
        </w:r>
      </w:ins>
      <w:r>
        <w:t xml:space="preserve"> Defensible alternative to label-dependent AUC/PR.</w:t>
      </w:r>
    </w:p>
    <w:p>
      <w:pPr>
        <w:pStyle w:val="ListParagraph"/>
        <w:numPr>
          <w:ilvl w:val="0"/>
          <w:numId w:val="2"/>
        </w:numPr>
        <w:spacing w:after="100"/>
      </w:pPr>
      <w:r>
        <w:rPr>
          <w:b/>
          <w:bCs/>
        </w:rPr>
        <w:t xml:space="preserve">(iii) Modern synthetic-anomaly injection</w:t>
      </w:r>
      <w:r>
        <w:t xml:space="preserve"> — </w:t>
      </w:r>
      <w:del w:id="9005" w:author="Claude" w:date="2026-07-03T00:00:00Z">
        <w:r>
          <w:delText xml:space="preserve">GenIAS (Darban et al. 2025), CutAddPaste (Wang et al. 2024), NCAD (Carmona et al. 2022) used to stress-test detector calibration under known anomaly types.</w:delText>
        </w:r>
      </w:del>
      <w:ins w:id="9006" w:author="Claude" w:date="2026-07-03T00:00:00Z">
        <w:r>
          <w:t xml:space="preserve">Deterministic Gaussian-burst, cut-add-paste, and level-shift templates in the spirit of CutAddPaste (Wang et al. 2024), NCAD (Carmona et al. 2022), and GenIAS (Darban et al. 2025), used to stress-test detector calibration under known anomaly types; the injection harness refits the actual pipeline detectors on the injected series.</w:t>
        </w:r>
      </w:ins>
      <w:r>
        <w:rPr>
          <w:color w:val="808080"/>
        </w:rPr>
        <w:t xml:space="preserve">  https://doi.org/10.1145/3637528.3672005</w:t>
      </w:r>
    </w:p>
    <w:p>
      <w:pPr>
        <w:pStyle w:val="ListParagraph"/>
        <w:numPr>
          <w:ilvl w:val="0"/>
          <w:numId w:val="2"/>
        </w:numPr>
        <w:spacing w:after="100"/>
      </w:pPr>
      <w:r>
        <w:rPr>
          <w:b/>
          <w:bCs/>
        </w:rPr>
        <w:t xml:space="preserve">(iv) Cross-detector agreement as an ensemble property</w:t>
      </w:r>
      <w:r>
        <w:t xml:space="preserve"> — Anomaly windows flagged by 2+ of the 3 models are treated as higher-confidence detections. Agreement matrices reported alongside individual-detector metrics.</w:t>
      </w:r>
    </w:p>
    <w:p>
      <w:pPr>
        <w:spacing w:after="160"/>
      </w:pPr>
      <w:r>
        <w:t xml:space="preserve">This protocol responds directly to Wu &amp; Keogh's (2023) critique that current TSAD benchmarks create an illusion of progress. The chapter's defence is to avoid relying on any single label-dependent metric, and to report multi-perspective evidence.</w:t>
      </w:r>
    </w:p>
    <w:p>
      <w:pPr>
        <w:pBdr>
          <w:left w:val="single" w:color="999999" w:sz="12" w:space="8"/>
        </w:pBdr>
        <w:spacing w:after="160" w:before="80"/>
        <w:ind w:left="240"/>
      </w:pPr>
      <w:r>
        <w:rPr>
          <w:b/>
          <w:bCs/>
          <w:i/>
          <w:iCs/>
        </w:rPr>
        <w:t xml:space="preserve">Time-aware validation: </w:t>
      </w:r>
      <w:r>
        <w:rPr>
          <w:i/>
          <w:iCs/>
        </w:rPr>
        <w:t xml:space="preserve">All splits use time-aware schemes (blocked, rolling-origin, or forward-chaining), not random k-fold. The predecessor work (Eryilmaz 2025) used random 5-fold cross-validation; that is methodologically suspect for autocorrelated time series and the chapter explicitly disavows it. Time-aware splits are reported with their parameters (block size, origin step, training window) and applied uniformly across SARIMAX, Kalman, and Isolation Forest evaluation. Examiners will probe this — the choice is defended in the methods chapter.</w:t>
      </w:r>
    </w:p>
    <w:p>
      <w:pPr>
        <w:pStyle w:val="ListParagraph"/>
        <w:numPr>
          <w:ilvl w:val="0"/>
          <w:numId w:val="2"/>
        </w:numPr>
        <w:spacing w:after="100"/>
      </w:pPr>
      <w:r>
        <w:rPr>
          <w:b/>
          <w:bCs/>
        </w:rPr>
        <w:t xml:space="preserve">Schmidl, Wenig &amp; Papenbrock 2022, VLDB</w:t>
      </w:r>
      <w:r>
        <w:t xml:space="preserve"> — Empirical TSAD benchmark — field's current reference.</w:t>
      </w:r>
      <w:r>
        <w:rPr>
          <w:color w:val="808080"/>
        </w:rPr>
        <w:t xml:space="preserve">  https://doi.org/10.14778/3538598.3538602</w:t>
      </w:r>
    </w:p>
    <w:p>
      <w:pPr>
        <w:pStyle w:val="ListParagraph"/>
        <w:numPr>
          <w:ilvl w:val="0"/>
          <w:numId w:val="2"/>
        </w:numPr>
        <w:spacing w:after="100"/>
      </w:pPr>
      <w:r>
        <w:rPr>
          <w:b/>
          <w:bCs/>
        </w:rPr>
        <w:t xml:space="preserve">Wenig, Schmidl &amp; Papenbrock 2022, VLDB</w:t>
      </w:r>
      <w:r>
        <w:t xml:space="preserve"> — TimeEval reproducible benchmarking infrastructure.</w:t>
      </w:r>
      <w:r>
        <w:rPr>
          <w:color w:val="808080"/>
        </w:rPr>
        <w:t xml:space="preserve">  https://doi.org/10.14778/3554821.3554873</w:t>
      </w:r>
    </w:p>
    <w:p>
      <w:pPr>
        <w:pStyle w:val="ListParagraph"/>
        <w:numPr>
          <w:ilvl w:val="0"/>
          <w:numId w:val="2"/>
        </w:numPr>
        <w:spacing w:after="100"/>
      </w:pPr>
      <w:r>
        <w:rPr>
          <w:b/>
          <w:bCs/>
        </w:rPr>
        <w:t xml:space="preserve">Wu &amp; Keogh 2023, IEEE TKDE</w:t>
      </w:r>
      <w:r>
        <w:t xml:space="preserve"> — Current TSAD benchmarks are flawed — the critique the chapter's protocol responds to.</w:t>
      </w:r>
      <w:r>
        <w:rPr>
          <w:color w:val="808080"/>
        </w:rPr>
        <w:t xml:space="preserve">  https://doi.org/10.1109/TKDE.2021.3112126</w:t>
      </w:r>
    </w:p>
    <w:p>
      <w:pPr>
        <w:pStyle w:val="ListParagraph"/>
        <w:numPr>
          <w:ilvl w:val="0"/>
          <w:numId w:val="2"/>
        </w:numPr>
        <w:spacing w:after="100"/>
      </w:pPr>
      <w:r>
        <w:rPr>
          <w:b/>
          <w:bCs/>
        </w:rPr>
        <w:t xml:space="preserve">Lai et al. 2021, NeurIPS Datasets &amp; Benchmarks</w:t>
      </w:r>
      <w:r>
        <w:t xml:space="preserve"> — Definitions and benchmark sets.</w:t>
      </w:r>
    </w:p>
    <w:p>
      <w:pPr>
        <w:pStyle w:val="ListParagraph"/>
        <w:numPr>
          <w:ilvl w:val="0"/>
          <w:numId w:val="2"/>
        </w:numPr>
        <w:spacing w:after="100"/>
      </w:pPr>
      <w:r>
        <w:rPr>
          <w:b/>
          <w:bCs/>
        </w:rPr>
        <w:t xml:space="preserve">Goswami et al. 2023, ICLR — tsadams</w:t>
      </w:r>
      <w:r>
        <w:t xml:space="preserve"> — Synthetic-injection-based unsupervised model selection — formal protocol the chapter adopts.</w:t>
      </w:r>
    </w:p>
    <w:p>
      <w:pPr>
        <w:pStyle w:val="ListParagraph"/>
        <w:numPr>
          <w:ilvl w:val="0"/>
          <w:numId w:val="2"/>
        </w:numPr>
        <w:spacing w:after="100"/>
      </w:pPr>
      <w:r>
        <w:rPr>
          <w:b/>
          <w:bCs/>
        </w:rPr>
        <w:t xml:space="preserve">Darban et al. 2025 — GenIAS</w:t>
      </w:r>
      <w:r>
        <w:t xml:space="preserve"> — Generator for synthetic anomalies in time series. arXiv:2502.08262</w:t>
      </w:r>
    </w:p>
    <w:p>
      <w:pPr>
        <w:pStyle w:val="ListParagraph"/>
        <w:numPr>
          <w:ilvl w:val="0"/>
          <w:numId w:val="2"/>
        </w:numPr>
        <w:spacing w:after="100"/>
      </w:pPr>
      <w:r>
        <w:rPr>
          <w:b/>
          <w:bCs/>
        </w:rPr>
        <w:t xml:space="preserve">Carmona et al. 2022 — NCAD</w:t>
      </w:r>
      <w:r>
        <w:t xml:space="preserve"> — Contextual anomaly injection with prior anomaly knowledge.</w:t>
      </w:r>
    </w:p>
    <w:p>
      <w:pPr>
        <w:pStyle w:val="Heading1"/>
        <w:spacing w:after="180" w:before="360"/>
      </w:pPr>
      <w:r>
        <w:t xml:space="preserve">6. Candidate models — selection rationale and individual treatment</w:t>
      </w:r>
    </w:p>
    <w:p>
      <w:pPr>
        <w:pStyle w:val="Heading2"/>
        <w:spacing w:after="120" w:before="240"/>
      </w:pPr>
      <w:r>
        <w:t xml:space="preserve">6.0 Why these three and not deep TSAD</w:t>
      </w:r>
    </w:p>
    <w:p>
      <w:pPr>
        <w:spacing w:after="160"/>
      </w:pPr>
      <w:r>
        <w:t xml:space="preserve">The chapter restricts to SARIMAX, Kalman filtering, and Isolation Forest rather than the deep-learning TSAD frontier (Anomaly Transformer, TranAD, USAD — see Section 5.1 surveys) for three positioned reasons. First, the low-N labelling regime — one calibration site, soft labels from a 17-month window — does not support stable training of deep models for this task; the deep-anomaly reviews (Pang et al. 2021; Ruff et al. 2021) consistently identify insufficient labelled data as the dominant failure mode. Second, the three chosen models span methodological families (parametric ARIMA, recursive state-space, isolation-based geometric) whose agreement / disagreement structure is itself diagnostic and gives the chapter a built-in robustness mechanism. Third, each produces interpretable intermediate quantities (residuals, innovations, isolation scores) that can be cross-walked, calibrated, and transferred — a property deep TSAD models do not naturally provide and which the chapter's transfer experiment requires.</w:t>
      </w:r>
    </w:p>
    <w:p>
      <w:pPr>
        <w:pStyle w:val="Heading2"/>
        <w:spacing w:after="120" w:before="240"/>
      </w:pPr>
      <w:r>
        <w:t xml:space="preserve">6.1 SARIMAX</w:t>
      </w:r>
    </w:p>
    <w:p>
      <w:pPr>
        <w:pStyle w:val="ListParagraph"/>
        <w:numPr>
          <w:ilvl w:val="0"/>
          <w:numId w:val="2"/>
        </w:numPr>
        <w:spacing w:after="100"/>
      </w:pPr>
      <w:r>
        <w:rPr>
          <w:b/>
          <w:bCs/>
        </w:rPr>
        <w:t xml:space="preserve">Box, Jenkins, Reinsel &amp; Ljung 2015 [SEMINAL]</w:t>
      </w:r>
      <w:r>
        <w:t xml:space="preserve"> — Canonical reference. [book, ISBN 978-1-118-67502-1]</w:t>
      </w:r>
    </w:p>
    <w:p>
      <w:pPr>
        <w:pStyle w:val="ListParagraph"/>
        <w:numPr>
          <w:ilvl w:val="0"/>
          <w:numId w:val="2"/>
        </w:numPr>
        <w:spacing w:after="100"/>
      </w:pPr>
      <w:r>
        <w:rPr>
          <w:b/>
          <w:bCs/>
        </w:rPr>
        <w:t xml:space="preserve">Hyndman &amp; Athanasopoulos 2021</w:t>
      </w:r>
      <w:r>
        <w:t xml:space="preserve"> — Open-access standard; SARIMAX, time-series CV, forecast evaluation.</w:t>
      </w:r>
    </w:p>
    <w:p>
      <w:pPr>
        <w:pStyle w:val="ListParagraph"/>
        <w:numPr>
          <w:ilvl w:val="0"/>
          <w:numId w:val="2"/>
        </w:numPr>
        <w:spacing w:after="100"/>
      </w:pPr>
      <w:r>
        <w:rPr>
          <w:b/>
          <w:bCs/>
        </w:rPr>
        <w:t xml:space="preserve">Hipel &amp; McLeod 1994 [SEMINAL]</w:t>
      </w:r>
      <w:r>
        <w:t xml:space="preserve"> — Definitive treatment for water resources/environmental series. [book, Elsevier Dev. Water Sci. v.45]</w:t>
      </w:r>
    </w:p>
    <w:p>
      <w:pPr>
        <w:pStyle w:val="ListParagraph"/>
        <w:numPr>
          <w:ilvl w:val="0"/>
          <w:numId w:val="2"/>
        </w:numPr>
        <w:spacing w:after="100"/>
      </w:pPr>
      <w:r>
        <w:rPr>
          <w:b/>
          <w:bCs/>
        </w:rPr>
        <w:t xml:space="preserve">Akaike 1974, IEEE TAC [SEMINAL]</w:t>
      </w:r>
      <w:r>
        <w:t xml:space="preserve"> — AIC.</w:t>
      </w:r>
      <w:r>
        <w:rPr>
          <w:color w:val="808080"/>
        </w:rPr>
        <w:t xml:space="preserve">  https://doi.org/10.1109/TAC.1974.1100705</w:t>
      </w:r>
    </w:p>
    <w:p>
      <w:pPr>
        <w:pStyle w:val="ListParagraph"/>
        <w:numPr>
          <w:ilvl w:val="0"/>
          <w:numId w:val="2"/>
        </w:numPr>
        <w:spacing w:after="100"/>
      </w:pPr>
      <w:r>
        <w:rPr>
          <w:b/>
          <w:bCs/>
        </w:rPr>
        <w:t xml:space="preserve">Schwarz 1978, Annals of Statistics [SEMINAL]</w:t>
      </w:r>
      <w:r>
        <w:t xml:space="preserve"> — BIC.</w:t>
      </w:r>
      <w:r>
        <w:rPr>
          <w:color w:val="808080"/>
        </w:rPr>
        <w:t xml:space="preserve">  https://doi.org/10.1214/aos/1176344136</w:t>
      </w:r>
    </w:p>
    <w:p>
      <w:pPr>
        <w:pStyle w:val="ListParagraph"/>
        <w:numPr>
          <w:ilvl w:val="0"/>
          <w:numId w:val="2"/>
        </w:numPr>
        <w:spacing w:after="100"/>
      </w:pPr>
      <w:r>
        <w:rPr>
          <w:b/>
          <w:bCs/>
        </w:rPr>
        <w:t xml:space="preserve">Dickey &amp; Fuller 1979, JASA [SEMINAL]</w:t>
      </w:r>
      <w:r>
        <w:t xml:space="preserve"> — ADF stationarity test.</w:t>
      </w:r>
      <w:r>
        <w:rPr>
          <w:color w:val="808080"/>
        </w:rPr>
        <w:t xml:space="preserve">  https://doi.org/10.1080/01621459.1979.10482531</w:t>
      </w:r>
    </w:p>
    <w:p>
      <w:pPr>
        <w:pStyle w:val="ListParagraph"/>
        <w:numPr>
          <w:ilvl w:val="0"/>
          <w:numId w:val="2"/>
        </w:numPr>
        <w:spacing w:after="100"/>
      </w:pPr>
      <w:r>
        <w:rPr>
          <w:b/>
          <w:bCs/>
        </w:rPr>
        <w:t xml:space="preserve">Kwiatkowski, Phillips, Schmidt &amp; Shin 1992, J. Econometrics [SEMINAL]</w:t>
      </w:r>
      <w:r>
        <w:t xml:space="preserve"> — KPSS test — complementary to ADF.</w:t>
      </w:r>
      <w:r>
        <w:rPr>
          <w:color w:val="808080"/>
        </w:rPr>
        <w:t xml:space="preserve">  https://doi.org/10.1016/0304-4076(92)90104-Y</w:t>
      </w:r>
    </w:p>
    <w:p>
      <w:pPr>
        <w:pStyle w:val="ListParagraph"/>
        <w:numPr>
          <w:ilvl w:val="0"/>
          <w:numId w:val="2"/>
        </w:numPr>
        <w:spacing w:after="100"/>
      </w:pPr>
      <w:r>
        <w:rPr>
          <w:b/>
          <w:bCs/>
        </w:rPr>
        <w:t xml:space="preserve">Box &amp; Cox 1964, JRSS B [SEMINAL]</w:t>
      </w:r>
      <w:r>
        <w:t xml:space="preserve"> — Variance-stabilizing transformation.</w:t>
      </w:r>
      <w:r>
        <w:rPr>
          <w:color w:val="808080"/>
        </w:rPr>
        <w:t xml:space="preserve">  https://doi.org/10.1111/j.2517-6161.1964.tb00553.x</w:t>
      </w:r>
    </w:p>
    <w:p>
      <w:pPr>
        <w:pStyle w:val="ListParagraph"/>
        <w:numPr>
          <w:ilvl w:val="0"/>
          <w:numId w:val="2"/>
        </w:numPr>
        <w:spacing w:after="100"/>
      </w:pPr>
      <w:r>
        <w:rPr>
          <w:b/>
          <w:bCs/>
        </w:rPr>
        <w:t xml:space="preserve">Diebold &amp; Mariano 1995, JBES [SEMINAL]</w:t>
      </w:r>
      <w:r>
        <w:t xml:space="preserve"> — Forecast comparison test.</w:t>
      </w:r>
      <w:r>
        <w:rPr>
          <w:color w:val="808080"/>
        </w:rPr>
        <w:t xml:space="preserve">  https://doi.org/10.1080/07350015.1995.10524599</w:t>
      </w:r>
    </w:p>
    <w:p>
      <w:pPr>
        <w:pStyle w:val="Heading2"/>
        <w:spacing w:after="120" w:before="240"/>
      </w:pPr>
      <w:r>
        <w:t xml:space="preserve">6.2 Kalman filter</w:t>
      </w:r>
    </w:p>
    <w:p>
      <w:pPr>
        <w:pStyle w:val="ListParagraph"/>
        <w:numPr>
          <w:ilvl w:val="0"/>
          <w:numId w:val="2"/>
        </w:numPr>
        <w:spacing w:after="100"/>
      </w:pPr>
      <w:r>
        <w:rPr>
          <w:b/>
          <w:bCs/>
        </w:rPr>
        <w:t xml:space="preserve">Kalman 1960, J. Basic Engineering [SEMINAL]</w:t>
      </w:r>
      <w:r>
        <w:t xml:space="preserve"> — Original linear KF.</w:t>
      </w:r>
      <w:r>
        <w:rPr>
          <w:color w:val="808080"/>
        </w:rPr>
        <w:t xml:space="preserve">  https://doi.org/10.1115/1.3662552</w:t>
      </w:r>
    </w:p>
    <w:p>
      <w:pPr>
        <w:pStyle w:val="ListParagraph"/>
        <w:numPr>
          <w:ilvl w:val="0"/>
          <w:numId w:val="2"/>
        </w:numPr>
        <w:spacing w:after="100"/>
      </w:pPr>
      <w:r>
        <w:rPr>
          <w:b/>
          <w:bCs/>
        </w:rPr>
        <w:t xml:space="preserve">Kalman &amp; Bucy 1961 [SEMINAL]</w:t>
      </w:r>
      <w:r>
        <w:t xml:space="preserve"> — Continuous-time KF.</w:t>
      </w:r>
      <w:r>
        <w:rPr>
          <w:color w:val="808080"/>
        </w:rPr>
        <w:t xml:space="preserve">  https://doi.org/10.1115/1.3658902</w:t>
      </w:r>
    </w:p>
    <w:p>
      <w:pPr>
        <w:pStyle w:val="ListParagraph"/>
        <w:numPr>
          <w:ilvl w:val="0"/>
          <w:numId w:val="2"/>
        </w:numPr>
        <w:spacing w:after="100"/>
      </w:pPr>
      <w:r>
        <w:rPr>
          <w:b/>
          <w:bCs/>
        </w:rPr>
        <w:t xml:space="preserve">Welch &amp; Bishop 2006 [SEMINAL]</w:t>
      </w:r>
      <w:r>
        <w:t xml:space="preserve"> — Most widely cited modern introduction. [tech report, UNC TR 95-041]</w:t>
      </w:r>
    </w:p>
    <w:p>
      <w:pPr>
        <w:pStyle w:val="ListParagraph"/>
        <w:numPr>
          <w:ilvl w:val="0"/>
          <w:numId w:val="2"/>
        </w:numPr>
        <w:spacing w:after="100"/>
      </w:pPr>
      <w:r>
        <w:rPr>
          <w:b/>
          <w:bCs/>
        </w:rPr>
        <w:t xml:space="preserve">Julier &amp; Uhlmann 2004, Proc. IEEE [SEMINAL]</w:t>
      </w:r>
      <w:r>
        <w:t xml:space="preserve"> — Definitive Unscented KF reference.</w:t>
      </w:r>
      <w:r>
        <w:rPr>
          <w:color w:val="808080"/>
        </w:rPr>
        <w:t xml:space="preserve">  https://doi.org/10.1109/JPROC.2003.823141</w:t>
      </w:r>
    </w:p>
    <w:p>
      <w:pPr>
        <w:pStyle w:val="ListParagraph"/>
        <w:numPr>
          <w:ilvl w:val="0"/>
          <w:numId w:val="2"/>
        </w:numPr>
        <w:spacing w:after="100"/>
      </w:pPr>
      <w:r>
        <w:rPr>
          <w:b/>
          <w:bCs/>
        </w:rPr>
        <w:t xml:space="preserve">Evensen 2003, Ocean Dynamics [SEMINAL, Q1]</w:t>
      </w:r>
      <w:r>
        <w:t xml:space="preserve"> — Authoritative EnKF tutorial.</w:t>
      </w:r>
      <w:r>
        <w:rPr>
          <w:color w:val="808080"/>
        </w:rPr>
        <w:t xml:space="preserve">  https://doi.org/10.1007/s10236-003-0036-9</w:t>
      </w:r>
    </w:p>
    <w:p>
      <w:pPr>
        <w:pStyle w:val="ListParagraph"/>
        <w:numPr>
          <w:ilvl w:val="0"/>
          <w:numId w:val="2"/>
        </w:numPr>
        <w:spacing w:after="100"/>
      </w:pPr>
      <w:r>
        <w:rPr>
          <w:b/>
          <w:bCs/>
        </w:rPr>
        <w:t xml:space="preserve">Gordon, Salmond &amp; Smith 1993, IEE Proc. F [SEMINAL]</w:t>
      </w:r>
      <w:r>
        <w:t xml:space="preserve"> — Particle filter.</w:t>
      </w:r>
      <w:r>
        <w:rPr>
          <w:color w:val="808080"/>
        </w:rPr>
        <w:t xml:space="preserve">  https://doi.org/10.1049/ip-f-2.1993.0015</w:t>
      </w:r>
    </w:p>
    <w:p>
      <w:pPr>
        <w:pStyle w:val="ListParagraph"/>
        <w:numPr>
          <w:ilvl w:val="0"/>
          <w:numId w:val="2"/>
        </w:numPr>
        <w:spacing w:after="100"/>
      </w:pPr>
      <w:r>
        <w:rPr>
          <w:b/>
          <w:bCs/>
        </w:rPr>
        <w:t xml:space="preserve">Arulampalam et al. 2002, IEEE TSP [SEMINAL]</w:t>
      </w:r>
      <w:r>
        <w:t xml:space="preserve"> — Particle filter tutorial.</w:t>
      </w:r>
      <w:r>
        <w:rPr>
          <w:color w:val="808080"/>
        </w:rPr>
        <w:t xml:space="preserve">  https://doi.org/10.1109/78.978374</w:t>
      </w:r>
    </w:p>
    <w:p>
      <w:pPr>
        <w:pStyle w:val="ListParagraph"/>
        <w:numPr>
          <w:ilvl w:val="0"/>
          <w:numId w:val="2"/>
        </w:numPr>
        <w:spacing w:after="100"/>
      </w:pPr>
      <w:r>
        <w:rPr>
          <w:b/>
          <w:bCs/>
        </w:rPr>
        <w:t xml:space="preserve">Reichle 2008, Adv. Water Resources [SEMINAL, Q1]</w:t>
      </w:r>
      <w:r>
        <w:t xml:space="preserve"> — Authoritative review of land/hydrology data assimilation.</w:t>
      </w:r>
      <w:r>
        <w:rPr>
          <w:color w:val="808080"/>
        </w:rPr>
        <w:t xml:space="preserve">  https://doi.org/10.1016/j.advwatres.2008.01.001</w:t>
      </w:r>
    </w:p>
    <w:p>
      <w:pPr>
        <w:pStyle w:val="ListParagraph"/>
        <w:numPr>
          <w:ilvl w:val="0"/>
          <w:numId w:val="2"/>
        </w:numPr>
        <w:spacing w:after="100"/>
      </w:pPr>
      <w:r>
        <w:rPr>
          <w:b/>
          <w:bCs/>
        </w:rPr>
        <w:t xml:space="preserve">Hydrology applications: Moradkhani 2005; Weerts &amp; El Serafy 2006; Clark 2008; Rakovec 2012; Piazzi 2021</w:t>
      </w:r>
      <w:r>
        <w:t xml:space="preserve"> — Sequential DA for hydrological state — operational analogue. Moradkhani doi:10.1016/j.advwatres.2004.09.002; Weerts doi:10.1029/2005WR004093.</w:t>
      </w:r>
    </w:p>
    <w:p>
      <w:pPr>
        <w:pBdr>
          <w:left w:val="single" w:color="999999" w:sz="12" w:space="8"/>
        </w:pBdr>
        <w:spacing w:after="160" w:before="80"/>
        <w:ind w:left="240"/>
      </w:pPr>
      <w:r>
        <w:rPr>
          <w:b/>
          <w:bCs/>
          <w:i/>
          <w:iCs/>
        </w:rPr>
        <w:t xml:space="preserve">Methodological commitment: </w:t>
      </w:r>
      <w:r>
        <w:rPr>
          <w:i/>
          <w:iCs/>
        </w:rPr>
        <w:t xml:space="preserve">The chapter uses the filter for innovations-based anomaly detection (one-step prediction errors as anomaly score), not state estimation for a physical model. This is a non-standard use of the KF in environmental contexts — the methods chapter should distinguish this from the assimilation literature explicitly.</w:t>
      </w:r>
    </w:p>
    <w:p>
      <w:pPr>
        <w:pStyle w:val="Heading2"/>
        <w:spacing w:after="120" w:before="240"/>
      </w:pPr>
      <w:r>
        <w:t xml:space="preserve">6.3 Isolation Forest</w:t>
      </w:r>
    </w:p>
    <w:p>
      <w:pPr>
        <w:pStyle w:val="ListParagraph"/>
        <w:numPr>
          <w:ilvl w:val="0"/>
          <w:numId w:val="2"/>
        </w:numPr>
        <w:spacing w:after="100"/>
      </w:pPr>
      <w:r>
        <w:rPr>
          <w:b/>
          <w:bCs/>
        </w:rPr>
        <w:t xml:space="preserve">Liu, Ting &amp; Zhou 2008, ICDM [SEMINAL]</w:t>
      </w:r>
      <w:r>
        <w:t xml:space="preserve"> — Original iForest paper.</w:t>
      </w:r>
      <w:r>
        <w:rPr>
          <w:color w:val="808080"/>
        </w:rPr>
        <w:t xml:space="preserve">  https://doi.org/10.1109/ICDM.2008.17</w:t>
      </w:r>
    </w:p>
    <w:p>
      <w:pPr>
        <w:pStyle w:val="ListParagraph"/>
        <w:numPr>
          <w:ilvl w:val="0"/>
          <w:numId w:val="2"/>
        </w:numPr>
        <w:spacing w:after="100"/>
      </w:pPr>
      <w:r>
        <w:rPr>
          <w:b/>
          <w:bCs/>
        </w:rPr>
        <w:t xml:space="preserve">Liu, Ting &amp; Zhou 2012, ACM TKDD [SEMINAL, Q1]</w:t>
      </w:r>
      <w:r>
        <w:t xml:space="preserve"> — Definitive journal version.</w:t>
      </w:r>
      <w:r>
        <w:rPr>
          <w:color w:val="808080"/>
        </w:rPr>
        <w:t xml:space="preserve">  https://doi.org/10.1145/2133360.2133363</w:t>
      </w:r>
    </w:p>
    <w:p>
      <w:pPr>
        <w:pStyle w:val="ListParagraph"/>
        <w:numPr>
          <w:ilvl w:val="0"/>
          <w:numId w:val="2"/>
        </w:numPr>
        <w:spacing w:after="100"/>
      </w:pPr>
      <w:r>
        <w:rPr>
          <w:b/>
          <w:bCs/>
        </w:rPr>
        <w:t xml:space="preserve">Liu, Ting &amp; Zhou 2010 — SCiForest, ECML-PKDD</w:t>
      </w:r>
      <w:r>
        <w:t xml:space="preserve"> — Hyperplane extension for clustered anomalies.</w:t>
      </w:r>
    </w:p>
    <w:p>
      <w:pPr>
        <w:pStyle w:val="ListParagraph"/>
        <w:numPr>
          <w:ilvl w:val="0"/>
          <w:numId w:val="2"/>
        </w:numPr>
        <w:spacing w:after="100"/>
      </w:pPr>
      <w:r>
        <w:rPr>
          <w:b/>
          <w:bCs/>
        </w:rPr>
        <w:t xml:space="preserve">Tan, Ting &amp; Liu 2011 — Half-space trees, IJCAI</w:t>
      </w:r>
      <w:r>
        <w:t xml:space="preserve"> — Streaming complement.</w:t>
      </w:r>
    </w:p>
    <w:p>
      <w:pPr>
        <w:pStyle w:val="ListParagraph"/>
        <w:numPr>
          <w:ilvl w:val="0"/>
          <w:numId w:val="2"/>
        </w:numPr>
        <w:spacing w:after="100"/>
      </w:pPr>
      <w:r>
        <w:rPr>
          <w:b/>
          <w:bCs/>
        </w:rPr>
        <w:t xml:space="preserve">Leveni et al. 2024, ICML — Online iForest</w:t>
      </w:r>
      <w:r>
        <w:t xml:space="preserve"> — Modern online variant.</w:t>
      </w:r>
    </w:p>
    <w:p>
      <w:pPr>
        <w:pStyle w:val="ListParagraph"/>
        <w:numPr>
          <w:ilvl w:val="0"/>
          <w:numId w:val="2"/>
        </w:numPr>
        <w:spacing w:after="100"/>
      </w:pPr>
      <w:r>
        <w:rPr>
          <w:b/>
          <w:bCs/>
        </w:rPr>
        <w:t xml:space="preserve">Xu et al. 2023, IEEE TKDE — Deep iForest</w:t>
      </w:r>
      <w:r>
        <w:t xml:space="preserve"> — Neural-network ensemble extension.</w:t>
      </w:r>
      <w:r>
        <w:rPr>
          <w:color w:val="808080"/>
        </w:rPr>
        <w:t xml:space="preserve">  https://doi.org/10.1109/TKDE.2023.3270293</w:t>
      </w:r>
    </w:p>
    <w:p>
      <w:pPr>
        <w:pStyle w:val="ListParagraph"/>
        <w:numPr>
          <w:ilvl w:val="0"/>
          <w:numId w:val="2"/>
        </w:numPr>
        <w:spacing w:after="100"/>
      </w:pPr>
      <w:r>
        <w:rPr>
          <w:b/>
          <w:bCs/>
        </w:rPr>
        <w:t xml:space="preserve">Hill &amp; Minsker 2010, EMS [SEMINAL]</w:t>
      </w:r>
      <w:r>
        <w:t xml:space="preserve"> — Foundational streaming environmental sensor anomalies.</w:t>
      </w:r>
      <w:r>
        <w:rPr>
          <w:color w:val="808080"/>
        </w:rPr>
        <w:t xml:space="preserve">  https://doi.org/10.1016/j.envsoft.2009.08.010</w:t>
      </w:r>
    </w:p>
    <w:p>
      <w:pPr>
        <w:pStyle w:val="Heading1"/>
        <w:spacing w:after="180" w:before="360"/>
      </w:pPr>
      <w:r>
        <w:t xml:space="preserve">7. Environmental sensor TSAD — operational analogues</w:t>
      </w:r>
    </w:p>
    <w:p>
      <w:pPr>
        <w:spacing w:after="160"/>
      </w:pPr>
      <w:r>
        <w:t xml:space="preserve">TSAD operationalized on long-running real-world environmental sensor feeds — water-quality, wastewater, streamflow. The closest published analogues to a basement IoT stream and the genre conventions the chapter will be read against.</w:t>
      </w:r>
    </w:p>
    <w:p>
      <w:pPr>
        <w:pStyle w:val="ListParagraph"/>
        <w:numPr>
          <w:ilvl w:val="0"/>
          <w:numId w:val="2"/>
        </w:numPr>
        <w:spacing w:after="100"/>
      </w:pPr>
      <w:r>
        <w:rPr>
          <w:b/>
          <w:bCs/>
        </w:rPr>
        <w:t xml:space="preserve">Hill &amp; Minsker 2010, EMS [SEMINAL]</w:t>
      </w:r>
      <w:r>
        <w:t xml:space="preserve"> — Foundational data-driven streaming environmental anomalies.</w:t>
      </w:r>
      <w:r>
        <w:rPr>
          <w:color w:val="808080"/>
        </w:rPr>
        <w:t xml:space="preserve">  https://doi.org/10.1016/j.envsoft.2009.08.010</w:t>
      </w:r>
    </w:p>
    <w:p>
      <w:pPr>
        <w:pStyle w:val="ListParagraph"/>
        <w:numPr>
          <w:ilvl w:val="0"/>
          <w:numId w:val="2"/>
        </w:numPr>
        <w:spacing w:after="100"/>
      </w:pPr>
      <w:r>
        <w:rPr>
          <w:b/>
          <w:bCs/>
        </w:rPr>
        <w:t xml:space="preserve">Russo et al. 2020, EMS</w:t>
      </w:r>
      <w:r>
        <w:t xml:space="preserve"> — Active learning for environmental data anomalies.</w:t>
      </w:r>
      <w:r>
        <w:rPr>
          <w:color w:val="808080"/>
        </w:rPr>
        <w:t xml:space="preserve">  https://doi.org/10.1016/j.envsoft.2020.104869</w:t>
      </w:r>
    </w:p>
    <w:p>
      <w:pPr>
        <w:pStyle w:val="ListParagraph"/>
        <w:numPr>
          <w:ilvl w:val="0"/>
          <w:numId w:val="2"/>
        </w:numPr>
        <w:spacing w:after="100"/>
      </w:pPr>
      <w:r>
        <w:rPr>
          <w:b/>
          <w:bCs/>
        </w:rPr>
        <w:t xml:space="preserve">Russo et al. 2021, EMS</w:t>
      </w:r>
      <w:r>
        <w:t xml:space="preserve"> — DNN methods for wastewater quality sensors. Originally arXiv:2002.03843; journal venue and DOI to confirm at import.</w:t>
      </w:r>
    </w:p>
    <w:p>
      <w:pPr>
        <w:pStyle w:val="ListParagraph"/>
        <w:numPr>
          <w:ilvl w:val="0"/>
          <w:numId w:val="2"/>
        </w:numPr>
        <w:spacing w:after="100"/>
      </w:pPr>
      <w:r>
        <w:rPr>
          <w:b/>
          <w:bCs/>
        </w:rPr>
        <w:t xml:space="preserve">Rodriguez-Perez et al. 2020, Env. Sci. &amp; Technology</w:t>
      </w:r>
      <w:r>
        <w:t xml:space="preserve"> — ANN methods for high-frequency water-quality anomalies. (Note: venue is ES&amp;T, not EMS as initially cited.)</w:t>
      </w:r>
      <w:r>
        <w:rPr>
          <w:color w:val="808080"/>
        </w:rPr>
        <w:t xml:space="preserve">  https://doi.org/10.1021/acs.est.0c04069</w:t>
      </w:r>
    </w:p>
    <w:p>
      <w:pPr>
        <w:pStyle w:val="ListParagraph"/>
        <w:numPr>
          <w:ilvl w:val="0"/>
          <w:numId w:val="2"/>
        </w:numPr>
        <w:spacing w:after="100"/>
      </w:pPr>
      <w:r>
        <w:rPr>
          <w:b/>
          <w:bCs/>
        </w:rPr>
        <w:t xml:space="preserve">Ba-Alawi et al. 2021, J. Water Process Engineering [Q1]</w:t>
      </w:r>
      <w:r>
        <w:t xml:space="preserve"> — Stacked denoising autoencoder for WWTP influent sensor validation. (Note: venue corrected from J. Hazardous Materials in earlier scaffold.)</w:t>
      </w:r>
      <w:r>
        <w:rPr>
          <w:color w:val="808080"/>
        </w:rPr>
        <w:t xml:space="preserve">  https://doi.org/10.1016/j.jwpe.2021.102206</w:t>
      </w:r>
    </w:p>
    <w:p>
      <w:pPr>
        <w:pStyle w:val="ListParagraph"/>
        <w:numPr>
          <w:ilvl w:val="0"/>
          <w:numId w:val="2"/>
        </w:numPr>
        <w:spacing w:after="100"/>
      </w:pPr>
      <w:r>
        <w:rPr>
          <w:b/>
          <w:bCs/>
        </w:rPr>
        <w:t xml:space="preserve">Liu et al. 2024, J. Hydrology [Q1]</w:t>
      </w:r>
      <w:r>
        <w:t xml:space="preserve"> — Review of streamflow gauge error detection and ML QC methods.</w:t>
      </w:r>
      <w:r>
        <w:rPr>
          <w:color w:val="808080"/>
        </w:rPr>
        <w:t xml:space="preserve">  https://doi.org/10.1016/j.jhydrol.2024.130858</w:t>
      </w:r>
    </w:p>
    <w:p>
      <w:pPr>
        <w:pStyle w:val="ListParagraph"/>
        <w:numPr>
          <w:ilvl w:val="0"/>
          <w:numId w:val="2"/>
        </w:numPr>
        <w:spacing w:after="100"/>
      </w:pPr>
      <w:r>
        <w:rPr>
          <w:b/>
          <w:bCs/>
        </w:rPr>
        <w:t xml:space="preserve">Wu et al. 2023, EMS [Q1]</w:t>
      </w:r>
      <w:r>
        <w:t xml:space="preserve"> — Real-time DL anomaly detection for hydrological IoT — direct precedent.</w:t>
      </w:r>
      <w:r>
        <w:rPr>
          <w:color w:val="808080"/>
        </w:rPr>
        <w:t xml:space="preserve">  https://doi.org/10.1016/j.envsoft.2023.105633</w:t>
      </w:r>
    </w:p>
    <w:p>
      <w:pPr>
        <w:pStyle w:val="Heading2"/>
        <w:spacing w:after="120" w:before="240"/>
      </w:pPr>
      <w:r>
        <w:t xml:space="preserve">7.1 IoT deployment context</w:t>
      </w:r>
    </w:p>
    <w:p>
      <w:pPr>
        <w:pStyle w:val="ListParagraph"/>
        <w:numPr>
          <w:ilvl w:val="0"/>
          <w:numId w:val="2"/>
        </w:numPr>
        <w:spacing w:after="100"/>
      </w:pPr>
      <w:r>
        <w:rPr>
          <w:b/>
          <w:bCs/>
        </w:rPr>
        <w:t xml:space="preserve">Pasi et al. 2024, GNHR [Q1]</w:t>
      </w:r>
      <w:r>
        <w:t xml:space="preserve"> — End-to-end IoT + DL flood monitoring.</w:t>
      </w:r>
      <w:r>
        <w:rPr>
          <w:color w:val="808080"/>
        </w:rPr>
        <w:t xml:space="preserve">  https://doi.org/10.1080/19475705.2024.2364777</w:t>
      </w:r>
    </w:p>
    <w:p>
      <w:pPr>
        <w:pStyle w:val="ListParagraph"/>
        <w:numPr>
          <w:ilvl w:val="0"/>
          <w:numId w:val="2"/>
        </w:numPr>
        <w:spacing w:after="100"/>
      </w:pPr>
      <w:r>
        <w:rPr>
          <w:b/>
          <w:bCs/>
        </w:rPr>
        <w:t xml:space="preserve">Hartung et al. 2023, IoT-CPS</w:t>
      </w:r>
      <w:r>
        <w:t xml:space="preserve"> — LoRaWAN design choices for long-term low-power deployments.</w:t>
      </w:r>
      <w:r>
        <w:rPr>
          <w:color w:val="808080"/>
        </w:rPr>
        <w:t xml:space="preserve">  https://doi.org/10.1016/j.iotcps.2023.05.002</w:t>
      </w:r>
    </w:p>
    <w:p>
      <w:pPr>
        <w:pStyle w:val="ListParagraph"/>
        <w:numPr>
          <w:ilvl w:val="0"/>
          <w:numId w:val="2"/>
        </w:numPr>
        <w:spacing w:after="100"/>
      </w:pPr>
      <w:r>
        <w:rPr>
          <w:b/>
          <w:bCs/>
        </w:rPr>
        <w:t xml:space="preserve">Ramli et al. 2025, Sensors [Q1]</w:t>
      </w:r>
      <w:r>
        <w:t xml:space="preserve"> — Current cost/performance benchmark for IoT flood deployments.</w:t>
      </w:r>
      <w:r>
        <w:rPr>
          <w:color w:val="808080"/>
        </w:rPr>
        <w:t xml:space="preserve">  https://doi.org/10.3390/s25175477</w:t>
      </w:r>
    </w:p>
    <w:p>
      <w:pPr>
        <w:pStyle w:val="ListParagraph"/>
        <w:numPr>
          <w:ilvl w:val="0"/>
          <w:numId w:val="2"/>
        </w:numPr>
        <w:spacing w:after="100"/>
      </w:pPr>
      <w:r>
        <w:rPr>
          <w:b/>
          <w:bCs/>
        </w:rPr>
        <w:t xml:space="preserve">Mousa et al. 2016, IEEE Sensors J. [SEMINAL]</w:t>
      </w:r>
      <w:r>
        <w:t xml:space="preserve"> — Multi-sensor IoT flood detection.</w:t>
      </w:r>
      <w:r>
        <w:rPr>
          <w:color w:val="808080"/>
        </w:rPr>
        <w:t xml:space="preserve">  https://doi.org/10.1109/JSEN.2016.2592359</w:t>
      </w:r>
    </w:p>
    <w:p>
      <w:pPr>
        <w:pStyle w:val="ListParagraph"/>
        <w:numPr>
          <w:ilvl w:val="0"/>
          <w:numId w:val="2"/>
        </w:numPr>
        <w:spacing w:after="100"/>
      </w:pPr>
      <w:r>
        <w:rPr>
          <w:b/>
          <w:bCs/>
        </w:rPr>
        <w:t xml:space="preserve">Wan et al. 2023, IEEE IoT J. [Q1]</w:t>
      </w:r>
      <w:r>
        <w:t xml:space="preserve"> — Review of IoT-flood architectures.</w:t>
      </w:r>
      <w:r>
        <w:rPr>
          <w:color w:val="808080"/>
        </w:rPr>
        <w:t xml:space="preserve">  https://doi.org/10.1109/JIOT.2023.3242768</w:t>
      </w:r>
    </w:p>
    <w:p>
      <w:pPr>
        <w:pStyle w:val="Heading1"/>
        <w:spacing w:after="180" w:before="360"/>
      </w:pPr>
      <w:r>
        <w:t xml:space="preserve">8. Antecedent state, compound events, UQ — the chapter's position</w:t>
      </w:r>
    </w:p>
    <w:p>
      <w:pPr>
        <w:spacing w:after="160"/>
      </w:pPr>
      <w:r>
        <w:t xml:space="preserve">The chapter takes a GLUE-positioned stance (Beven &amp; Binley 1992; Beven 2006) on evaluation under non-stationarity and small-N labelling. Three commitments: detection metrics report uncertainty bounds rather than point estimates; model agreement is reported as an ensemble property; and the equifinality of CO₂-source attribution (multiple plausible mechanisms — barometric, water-level, gas-equilibrium, ventilation — that are consistent with the observed signal) is treated as a methodological feature, not a confound to suppress. This stance is taken explicitly at the methods-chapter level so examiners see it as a defended choice rather than a gap.</w:t>
      </w:r>
    </w:p>
    <w:p>
      <w:pPr>
        <w:pStyle w:val="ListParagraph"/>
        <w:numPr>
          <w:ilvl w:val="0"/>
          <w:numId w:val="2"/>
        </w:numPr>
        <w:spacing w:after="100"/>
      </w:pPr>
      <w:r>
        <w:rPr>
          <w:b/>
          <w:bCs/>
        </w:rPr>
        <w:t xml:space="preserve">Leonard et al. 2014, WIREs Climate Change [SEMINAL, Q1]</w:t>
      </w:r>
      <w:r>
        <w:t xml:space="preserve"> — First widely cited definitional framework for compound events.</w:t>
      </w:r>
      <w:r>
        <w:rPr>
          <w:color w:val="808080"/>
        </w:rPr>
        <w:t xml:space="preserve">  https://doi.org/10.1002/wcc.252</w:t>
      </w:r>
    </w:p>
    <w:p>
      <w:pPr>
        <w:pStyle w:val="ListParagraph"/>
        <w:numPr>
          <w:ilvl w:val="0"/>
          <w:numId w:val="2"/>
        </w:numPr>
        <w:spacing w:after="100"/>
      </w:pPr>
      <w:r>
        <w:rPr>
          <w:b/>
          <w:bCs/>
        </w:rPr>
        <w:t xml:space="preserve">Bevacqua et al. 2019, Science Advances</w:t>
      </w:r>
      <w:r>
        <w:t xml:space="preserve"> — Compound flooding under climate change — Meuse-relevant.</w:t>
      </w:r>
      <w:r>
        <w:rPr>
          <w:color w:val="808080"/>
        </w:rPr>
        <w:t xml:space="preserve">  https://doi.org/10.1126/sciadv.aaw5531</w:t>
      </w:r>
    </w:p>
    <w:p>
      <w:pPr>
        <w:pStyle w:val="ListParagraph"/>
        <w:numPr>
          <w:ilvl w:val="0"/>
          <w:numId w:val="2"/>
        </w:numPr>
        <w:spacing w:after="100"/>
      </w:pPr>
      <w:r>
        <w:rPr>
          <w:b/>
          <w:bCs/>
        </w:rPr>
        <w:t xml:space="preserve">Cloke &amp; Pappenberger 2009, J. Hydrology [SEMINAL, Q1]</w:t>
      </w:r>
      <w:r>
        <w:t xml:space="preserve"> — Foundational ensemble flood forecasting review.</w:t>
      </w:r>
      <w:r>
        <w:rPr>
          <w:color w:val="808080"/>
        </w:rPr>
        <w:t xml:space="preserve">  https://doi.org/10.1016/j.jhydrol.2009.06.005</w:t>
      </w:r>
    </w:p>
    <w:p>
      <w:pPr>
        <w:pStyle w:val="ListParagraph"/>
        <w:numPr>
          <w:ilvl w:val="0"/>
          <w:numId w:val="2"/>
        </w:numPr>
        <w:spacing w:after="100"/>
      </w:pPr>
      <w:r>
        <w:rPr>
          <w:b/>
          <w:bCs/>
        </w:rPr>
        <w:t xml:space="preserve">Beven &amp; Binley 1992, Hydrological Processes [SEMINAL]</w:t>
      </w:r>
      <w:r>
        <w:t xml:space="preserve"> — GLUE methodology — the chapter's UQ position.</w:t>
      </w:r>
      <w:r>
        <w:rPr>
          <w:color w:val="808080"/>
        </w:rPr>
        <w:t xml:space="preserve">  https://doi.org/10.1002/hyp.3360060305</w:t>
      </w:r>
    </w:p>
    <w:p>
      <w:pPr>
        <w:pStyle w:val="ListParagraph"/>
        <w:numPr>
          <w:ilvl w:val="0"/>
          <w:numId w:val="2"/>
        </w:numPr>
        <w:spacing w:after="100"/>
      </w:pPr>
      <w:r>
        <w:rPr>
          <w:b/>
          <w:bCs/>
        </w:rPr>
        <w:t xml:space="preserve">Beven 2006, J. Hydrology [SEMINAL]</w:t>
      </w:r>
      <w:r>
        <w:t xml:space="preserve"> — Equifinality manifesto — the chapter's stance on multi-mechanism CO₂ attribution.</w:t>
      </w:r>
      <w:r>
        <w:rPr>
          <w:color w:val="808080"/>
        </w:rPr>
        <w:t xml:space="preserve">  https://doi.org/10.1016/j.jhydrol.2005.07.007</w:t>
      </w:r>
    </w:p>
    <w:p>
      <w:pPr>
        <w:pStyle w:val="ListParagraph"/>
        <w:numPr>
          <w:ilvl w:val="0"/>
          <w:numId w:val="2"/>
        </w:numPr>
        <w:spacing w:after="100"/>
      </w:pPr>
      <w:r>
        <w:rPr>
          <w:b/>
          <w:bCs/>
        </w:rPr>
        <w:t xml:space="preserve">Demargne et al. 2014, BAMS</w:t>
      </w:r>
      <w:r>
        <w:t xml:space="preserve"> — NOAA HEFS operational verification template.</w:t>
      </w:r>
      <w:r>
        <w:rPr>
          <w:color w:val="808080"/>
        </w:rPr>
        <w:t xml:space="preserve">  https://doi.org/10.1175/BAMS-D-12-00081.1</w:t>
      </w:r>
    </w:p>
    <w:p>
      <w:pPr>
        <w:pStyle w:val="ListParagraph"/>
        <w:numPr>
          <w:ilvl w:val="0"/>
          <w:numId w:val="2"/>
        </w:numPr>
        <w:spacing w:after="100"/>
      </w:pPr>
      <w:r>
        <w:rPr>
          <w:b/>
          <w:bCs/>
        </w:rPr>
        <w:t xml:space="preserve">Klotz et al. 2022, HESS</w:t>
      </w:r>
      <w:r>
        <w:t xml:space="preserve"> — UQ with deep learning for rainfall-runoff — comparison framework.</w:t>
      </w:r>
      <w:r>
        <w:rPr>
          <w:color w:val="808080"/>
        </w:rPr>
        <w:t xml:space="preserve">  https://doi.org/10.5194/hess-26-1673-2022</w:t>
      </w:r>
    </w:p>
    <w:p>
      <w:pPr>
        <w:pStyle w:val="ListParagraph"/>
        <w:numPr>
          <w:ilvl w:val="0"/>
          <w:numId w:val="2"/>
        </w:numPr>
        <w:spacing w:after="100"/>
      </w:pPr>
      <w:r>
        <w:rPr>
          <w:b/>
          <w:bCs/>
        </w:rPr>
        <w:t xml:space="preserve">Auer et al. 2024, HESS</w:t>
      </w:r>
      <w:r>
        <w:t xml:space="preserve"> — Data-centric perspective on UQ information requirements.</w:t>
      </w:r>
      <w:r>
        <w:rPr>
          <w:color w:val="808080"/>
        </w:rPr>
        <w:t xml:space="preserve">  https://doi.org/10.5194/hess-28-4099-2024</w:t>
      </w:r>
    </w:p>
    <w:p>
      <w:pPr>
        <w:pStyle w:val="Heading2"/>
        <w:spacing w:after="120" w:before="240"/>
      </w:pPr>
      <w:r>
        <w:t xml:space="preserve">8.1 Flood-impact databases (for validation)</w:t>
      </w:r>
    </w:p>
    <w:p>
      <w:pPr>
        <w:pStyle w:val="ListParagraph"/>
        <w:numPr>
          <w:ilvl w:val="0"/>
          <w:numId w:val="2"/>
        </w:numPr>
        <w:spacing w:after="100"/>
      </w:pPr>
      <w:r>
        <w:rPr>
          <w:b/>
          <w:bCs/>
        </w:rPr>
        <w:t xml:space="preserve">Delforge et al. 2025, IJDRR — EM-DAT descriptor</w:t>
      </w:r>
      <w:r>
        <w:t xml:space="preserve"> — Peer-reviewed methodology paper for EM-DAT.</w:t>
      </w:r>
      <w:r>
        <w:rPr>
          <w:color w:val="808080"/>
        </w:rPr>
        <w:t xml:space="preserve">  https://doi.org/10.1016/j.ijdrr.2025.105509</w:t>
      </w:r>
    </w:p>
    <w:p>
      <w:pPr>
        <w:pStyle w:val="ListParagraph"/>
        <w:numPr>
          <w:ilvl w:val="0"/>
          <w:numId w:val="2"/>
        </w:numPr>
        <w:spacing w:after="100"/>
      </w:pPr>
      <w:r>
        <w:rPr>
          <w:b/>
          <w:bCs/>
        </w:rPr>
        <w:t xml:space="preserve">Paprotny et al. 2018, ESSD — HANZE v1</w:t>
      </w:r>
      <w:r>
        <w:t xml:space="preserve"> — Pan-European flood-impact database, original.</w:t>
      </w:r>
      <w:r>
        <w:rPr>
          <w:color w:val="808080"/>
        </w:rPr>
        <w:t xml:space="preserve">  https://doi.org/10.5194/essd-10-565-2018</w:t>
      </w:r>
    </w:p>
    <w:p>
      <w:pPr>
        <w:pStyle w:val="ListParagraph"/>
        <w:numPr>
          <w:ilvl w:val="0"/>
          <w:numId w:val="2"/>
        </w:numPr>
        <w:spacing w:after="100"/>
      </w:pPr>
      <w:r>
        <w:rPr>
          <w:b/>
          <w:bCs/>
        </w:rPr>
        <w:t xml:space="preserve">Paprotny et al. 2024, ESSD — HANZE v2.1</w:t>
      </w:r>
      <w:r>
        <w:t xml:space="preserve"> — Current authoritative version including the 2021 West-European flood.</w:t>
      </w:r>
      <w:r>
        <w:rPr>
          <w:color w:val="808080"/>
        </w:rPr>
        <w:t xml:space="preserve">  https://doi.org/10.5194/essd-16-5145-2024</w:t>
      </w:r>
    </w:p>
    <w:p>
      <w:pPr>
        <w:pStyle w:val="ListParagraph"/>
        <w:numPr>
          <w:ilvl w:val="0"/>
          <w:numId w:val="2"/>
        </w:numPr>
        <w:spacing w:after="100"/>
      </w:pPr>
      <w:r>
        <w:rPr>
          <w:b/>
          <w:bCs/>
        </w:rPr>
        <w:t xml:space="preserve">Paprotny et al. 2024, HESS</w:t>
      </w:r>
      <w:r>
        <w:t xml:space="preserve"> — Combined modelled + reported impacts catalogue.</w:t>
      </w:r>
      <w:r>
        <w:rPr>
          <w:color w:val="808080"/>
        </w:rPr>
        <w:t xml:space="preserve">  https://doi.org/10.5194/hess-28-3983-2024</w:t>
      </w:r>
    </w:p>
    <w:p>
      <w:pPr>
        <w:pStyle w:val="ListParagraph"/>
        <w:numPr>
          <w:ilvl w:val="0"/>
          <w:numId w:val="2"/>
        </w:numPr>
        <w:spacing w:after="100"/>
      </w:pPr>
      <w:r>
        <w:rPr>
          <w:b/>
          <w:bCs/>
        </w:rPr>
        <w:t xml:space="preserve">Tilloy et al. 2025, ESSD — HERA</w:t>
      </w:r>
      <w:r>
        <w:t xml:space="preserve"> — High-resolution pan-European hydrological reanalysis, 1950–2020.</w:t>
      </w:r>
      <w:r>
        <w:rPr>
          <w:color w:val="808080"/>
        </w:rPr>
        <w:t xml:space="preserve">  https://doi.org/10.5194/essd-17-293-2025</w:t>
      </w:r>
    </w:p>
    <w:p>
      <w:pPr>
        <w:pStyle w:val="Heading1"/>
        <w:spacing w:after="180" w:before="360"/>
      </w:pPr>
      <w:r>
        <w:t xml:space="preserve">9. Predecessor work on the Kerkrade dataset</w:t>
      </w:r>
    </w:p>
    <w:p>
      <w:pPr>
        <w:spacing w:after="160"/>
      </w:pPr>
      <w:r>
        <w:t xml:space="preserve">Two pieces of prior work on the same calibration site establish the empirical foundation the chapter builds on. Together they map most of the static descriptive ground; the chapter's contribution is what comes after — anomaly detection, signal decomposition, and transfer.</w:t>
      </w:r>
    </w:p>
    <w:p>
      <w:pPr>
        <w:pStyle w:val="Heading2"/>
        <w:spacing w:after="120" w:before="240"/>
      </w:pPr>
      <w:r>
        <w:t xml:space="preserve">9.1 Viefhues 2022 — the flood–CO₂ link and groundwater dominance</w:t>
      </w:r>
    </w:p>
    <w:p>
      <w:pPr>
        <w:pStyle w:val="ListParagraph"/>
        <w:numPr>
          <w:ilvl w:val="0"/>
          <w:numId w:val="2"/>
        </w:numPr>
        <w:spacing w:after="100"/>
      </w:pPr>
      <w:r>
        <w:rPr>
          <w:b/>
          <w:bCs/>
        </w:rPr>
        <w:t xml:space="preserve">Viefhues, J.-P. (2022) — MSc Thesis, Maastricht University, MSc IB — Information Management and BI, TIP programme with sustainably.io. Supervisor: B. Can.</w:t>
      </w:r>
      <w:r>
        <w:t xml:space="preserve"> — Title: "Prediction of CO₂ leakage and flood using machine learning models: A data-driven approach in the historic coal mining district in the province of Limburg (Kerkrade)." 77 pp.</w:t>
      </w:r>
    </w:p>
    <w:p>
      <w:pPr>
        <w:spacing w:after="160"/>
      </w:pPr>
      <w:r>
        <w:t xml:space="preserve">Data window: Aug 25, 2020 – Sep 1, 2021, including the July 2021 flood. Dataset: two basement IoT sensors (BME280 + MH-Z19B + ZH03) + DWD Aachen-Orsbach precipitation + Rhine water (BfG) + Anselderbeek stream level + Worm discharge (WaterstandLimburg) + ground- and mine-water in Kerkrade (acquired via Jean Hacking, Province of Limburg, and Rene Mols, Waterschap Limburg). Three periods analyzed (before / during / after flood).</w:t>
      </w:r>
    </w:p>
    <w:p>
      <w:pPr>
        <w:pStyle w:val="ListParagraph"/>
        <w:numPr>
          <w:ilvl w:val="0"/>
          <w:numId w:val="2"/>
        </w:numPr>
        <w:spacing w:after="100"/>
      </w:pPr>
      <w:r>
        <w:rPr>
          <w:b/>
          <w:bCs/>
        </w:rPr>
        <w:t xml:space="preserve">Key findings</w:t>
      </w:r>
      <w:r>
        <w:t xml:space="preserve"> — CO₂ leakage events rose from 31.4% of records before the flood to 52.5% during, settling at 38.5% after. Pressure–CO₂ correlation reaches –0.62 during the flood (much stronger than before). RF classifier for flood prediction (12 features, oversampled): F1 0.91, recall 0.99, AUC 0.98. Ground- and mine-water are the two most important features by a wide margin; dropping them reduces F1 to 0.79 and recall to 0.84.</w:t>
      </w:r>
    </w:p>
    <w:p>
      <w:pPr>
        <w:pStyle w:val="ListParagraph"/>
        <w:numPr>
          <w:ilvl w:val="0"/>
          <w:numId w:val="2"/>
        </w:numPr>
        <w:spacing w:after="100"/>
      </w:pPr>
      <w:r>
        <w:rPr>
          <w:b/>
          <w:bCs/>
        </w:rPr>
        <w:t xml:space="preserve">What the chapter inherits from Viefhues</w:t>
      </w:r>
      <w:r>
        <w:t xml:space="preserve"> — The empirical confirmation that the proxy chain is real at the calibration site; the established importance of ground/mine water for flood prediction; the existence and provenance of the supporting datasets (incl. contacts for groundwater access); the RF baseline to beat or methodologically supersede.</w:t>
      </w:r>
    </w:p>
    <w:p>
      <w:pPr>
        <w:pStyle w:val="Heading2"/>
        <w:spacing w:after="120" w:before="240"/>
      </w:pPr>
      <w:r>
        <w:t xml:space="preserve">9.2 Eryilmaz 2025 — outdoor weather suffices at one site</w:t>
      </w:r>
    </w:p>
    <w:p>
      <w:pPr>
        <w:pStyle w:val="ListParagraph"/>
        <w:numPr>
          <w:ilvl w:val="0"/>
          <w:numId w:val="2"/>
        </w:numPr>
        <w:spacing w:after="100"/>
      </w:pPr>
      <w:r>
        <w:rPr>
          <w:b/>
          <w:bCs/>
        </w:rPr>
        <w:t xml:space="preserve">Eryilmaz, S. (2025) — Paper, Elsevier template (venue TBD).</w:t>
      </w:r>
      <w:r>
        <w:t xml:space="preserve"> — Title: "Predicting CO₂ leakages in post-industrial mining zones: the case of Limburg." 11 pp. Author affiliation not in the supplied draft.</w:t>
      </w:r>
    </w:p>
    <w:p>
      <w:pPr>
        <w:spacing w:after="160"/>
      </w:pPr>
      <w:r>
        <w:t xml:space="preserve">Data window: Sep 13, 2020 – May 31, 2021 — 2,453 hourly observations. Crucially, this window EXCLUDES the July 2021 flood entirely; the analysis is of a normal hydrological period. Dataset: two indoor sensors (basement = test, living room = control) + Visual Crossing outdoor weather. Logistic regression.</w:t>
      </w:r>
    </w:p>
    <w:p>
      <w:pPr>
        <w:pStyle w:val="ListParagraph"/>
        <w:numPr>
          <w:ilvl w:val="0"/>
          <w:numId w:val="2"/>
        </w:numPr>
        <w:spacing w:after="100"/>
      </w:pPr>
      <w:r>
        <w:rPr>
          <w:b/>
          <w:bCs/>
        </w:rPr>
        <w:t xml:space="preserve">Key findings</w:t>
      </w:r>
      <w:r>
        <w:t xml:space="preserve"> — Model A (indoor IoT features: temp, RH, AP, ΔAP-6h) predicts basement CO₂ &gt; 1000 ppm at AUROC 0.96. Model B (outdoor Visual Crossing features: same variables) predicts the same target at AUROC 0.94. Pressure tendency (ΔAP-6h) is the dominant feature; without it both models drop to AUROC 0.67/0.65.</w:t>
      </w:r>
    </w:p>
    <w:p>
      <w:pPr>
        <w:pStyle w:val="ListParagraph"/>
        <w:numPr>
          <w:ilvl w:val="0"/>
          <w:numId w:val="2"/>
        </w:numPr>
        <w:spacing w:after="100"/>
      </w:pPr>
      <w:r>
        <w:rPr>
          <w:b/>
          <w:bCs/>
        </w:rPr>
        <w:t xml:space="preserve">What the chapter inherits from Eryilmaz</w:t>
      </w:r>
      <w:r>
        <w:t xml:space="preserve"> — The demonstration that outdoor weather captures most of the CO₂-event signal at the calibration site without indoor IoT. The CO₂ target was never "ablated" — outdoor weather features were substituted for indoor features predicting the same indoor target. This is feature substitution at one site, not cross-site signal transfer; the chapter's transfer experiment goes substantively further.</w:t>
      </w:r>
    </w:p>
    <w:p>
      <w:pPr>
        <w:pBdr>
          <w:left w:val="single" w:color="999999" w:sz="12" w:space="8"/>
        </w:pBdr>
        <w:spacing w:after="160" w:before="80"/>
        <w:ind w:left="240"/>
      </w:pPr>
      <w:r>
        <w:rPr>
          <w:b/>
          <w:bCs/>
          <w:i/>
          <w:iCs/>
        </w:rPr>
        <w:t xml:space="preserve">Position relative to predecessors: </w:t>
      </w:r>
      <w:r>
        <w:rPr>
          <w:i/>
          <w:iCs/>
        </w:rPr>
        <w:t xml:space="preserve">Both predecessors used the calibration site, classification approaches, and a binary CO₂-leak target. Neither tested transfer to other basin sites; Eryilmaz's data window pre-dates the flood, and Viefhues studied only the calibration site. The chapter takes their empirical foundation and (i) shifts from classification to continuous anomaly detection on the multivariate stream, (ii) explicitly decomposes barometric and hydrological contributions, and (iii) runs a designed cross-site transfer experiment. The chapter does not need to re-prove the flood–CO₂ link or the importance of groundwater — those are established.</w:t>
      </w:r>
    </w:p>
    <w:p>
      <w:pPr>
        <w:pStyle w:val="Heading1"/>
        <w:spacing w:after="180" w:before="360"/>
      </w:pPr>
      <w:r>
        <w:t xml:space="preserve">10. Transferability — from calibration site to basin</w:t>
      </w:r>
    </w:p>
    <w:p>
      <w:pPr>
        <w:spacing w:after="160"/>
      </w:pPr>
      <w:r>
        <w:t xml:space="preserve">The transfer experiment is framed as a stress test of signal portability, not a claim of universal generalization. Viefhues (2022) and Eryilmaz (2025) both stayed at the Kerkrade calibration site; neither tested whether the established signal travels. Eryilmaz's same-site feature substitution (outdoor weather for indoor IoT, with both predicting the same indoor target) demonstrates that meteorological features alone carry most of the CO₂-event information at one site — but does not test whether the same approach predicts antecedent-state events at sites without a mine-gas anchor. The chapter's stress test does. By treating Kerkrade as the labelled calibration site and other Maas-basin AQ + weather stations as the test deployment (with soft labels from local discharge gauges), the experiment instantiates the Kratzert (2024) injunction against single-basin training in the lower-data regime of low-cost environmental IoT — where the prediction-in-ungauged-basins framework is well-established for streamflow (Kratzert et al. 2019; Nearing et al. 2024) but not yet for environmental sensor TSAD. A weak or null transfer outcome is a publishable boundary result, not a failure: it would demonstrate that the Kerkrade signal is site-specific to its post-mining hydrogeology, which is itself an informative finding for the literature.</w:t>
      </w:r>
    </w:p>
    <w:p>
      <w:pPr>
        <w:pStyle w:val="ListParagraph"/>
        <w:numPr>
          <w:ilvl w:val="0"/>
          <w:numId w:val="2"/>
        </w:numPr>
        <w:spacing w:after="100"/>
      </w:pPr>
      <w:r>
        <w:rPr>
          <w:b/>
          <w:bCs/>
        </w:rPr>
        <w:t xml:space="preserve">Kratzert et al. 2019, WRR — PUB by ML</w:t>
      </w:r>
      <w:r>
        <w:t xml:space="preserve"> — Direct methodological analogue: train ML at instrumented sites, deploy at uninstrumented ones.</w:t>
      </w:r>
      <w:r>
        <w:rPr>
          <w:color w:val="808080"/>
        </w:rPr>
        <w:t xml:space="preserve">  https://doi.org/10.1029/2019WR026065</w:t>
      </w:r>
    </w:p>
    <w:p>
      <w:pPr>
        <w:pStyle w:val="ListParagraph"/>
        <w:numPr>
          <w:ilvl w:val="0"/>
          <w:numId w:val="2"/>
        </w:numPr>
        <w:spacing w:after="100"/>
      </w:pPr>
      <w:r>
        <w:rPr>
          <w:b/>
          <w:bCs/>
        </w:rPr>
        <w:t xml:space="preserve">Kratzert et al. 2024, HESS Opinions — Never train an LSTM on a single basin</w:t>
      </w:r>
      <w:r>
        <w:t xml:space="preserve"> — The injunction the chapter responds to. Single-site environmental ML is methodologically suspect; the chapter's transfer experiment is the explicit response.</w:t>
      </w:r>
      <w:r>
        <w:rPr>
          <w:color w:val="808080"/>
        </w:rPr>
        <w:t xml:space="preserve">  https://doi.org/10.5194/hess-28-4187-2024</w:t>
      </w:r>
    </w:p>
    <w:p>
      <w:pPr>
        <w:pStyle w:val="ListParagraph"/>
        <w:numPr>
          <w:ilvl w:val="0"/>
          <w:numId w:val="2"/>
        </w:numPr>
        <w:spacing w:after="100"/>
      </w:pPr>
      <w:r>
        <w:rPr>
          <w:b/>
          <w:bCs/>
        </w:rPr>
        <w:t xml:space="preserve">Nearing et al. 2024, Nature — Global flood forecasting at ungauged sites</w:t>
      </w:r>
      <w:r>
        <w:t xml:space="preserve"> — Establishes that cross-site transfer is now SOTA in operational hydrology — sets the comparison bar.</w:t>
      </w:r>
      <w:r>
        <w:rPr>
          <w:color w:val="808080"/>
        </w:rPr>
        <w:t xml:space="preserve">  https://doi.org/10.1038/s41586-024-07145-1</w:t>
      </w:r>
    </w:p>
    <w:p>
      <w:pPr>
        <w:pStyle w:val="ListParagraph"/>
        <w:numPr>
          <w:ilvl w:val="0"/>
          <w:numId w:val="2"/>
        </w:numPr>
        <w:spacing w:after="100"/>
      </w:pPr>
      <w:r>
        <w:rPr>
          <w:b/>
          <w:bCs/>
        </w:rPr>
        <w:t xml:space="preserve">Frame et al. 2021, JAWRA — Post-processing the US NWM with LSTM</w:t>
      </w:r>
      <w:r>
        <w:t xml:space="preserve"> — Methodological template for combining a site-specific learned correction with a basin-wide model. (Note: year corrected from 2022; venue is Journal of the American Water Resources Association.)</w:t>
      </w:r>
      <w:r>
        <w:rPr>
          <w:color w:val="808080"/>
        </w:rPr>
        <w:t xml:space="preserve">  https://doi.org/10.1111/1752-1688.12964</w:t>
      </w:r>
    </w:p>
    <w:p>
      <w:pPr>
        <w:pStyle w:val="ListParagraph"/>
        <w:numPr>
          <w:ilvl w:val="0"/>
          <w:numId w:val="2"/>
        </w:numPr>
        <w:spacing w:after="100"/>
      </w:pPr>
      <w:r>
        <w:rPr>
          <w:b/>
          <w:bCs/>
        </w:rPr>
        <w:t xml:space="preserve">Gauch et al. 2021, HESS</w:t>
      </w:r>
      <w:r>
        <w:t xml:space="preserve"> — Single LSTM at multiple timescales — relevant for cross-timescale generalization.</w:t>
      </w:r>
      <w:r>
        <w:rPr>
          <w:color w:val="808080"/>
        </w:rPr>
        <w:t xml:space="preserve">  https://doi.org/10.5194/hess-25-2045-2021</w:t>
      </w:r>
    </w:p>
    <w:p>
      <w:pPr>
        <w:pStyle w:val="ListParagraph"/>
        <w:numPr>
          <w:ilvl w:val="0"/>
          <w:numId w:val="2"/>
        </w:numPr>
        <w:spacing w:after="100"/>
      </w:pPr>
      <w:r>
        <w:rPr>
          <w:b/>
          <w:bCs/>
        </w:rPr>
        <w:t xml:space="preserve">Sun et al. 2021, WRR — GRACE via AutoML</w:t>
      </w:r>
      <w:r>
        <w:t xml:space="preserve"> — Spatial signal reconstruction from sparse anchor data.</w:t>
      </w:r>
      <w:r>
        <w:rPr>
          <w:color w:val="808080"/>
        </w:rPr>
        <w:t xml:space="preserve">  https://doi.org/10.1029/2020WR028666</w:t>
      </w:r>
    </w:p>
    <w:p>
      <w:pPr>
        <w:pBdr>
          <w:left w:val="single" w:color="999999" w:sz="12" w:space="8"/>
        </w:pBdr>
        <w:spacing w:after="160" w:before="80"/>
        <w:ind w:left="240"/>
      </w:pPr>
      <w:r>
        <w:rPr>
          <w:b/>
          <w:bCs/>
          <w:i/>
          <w:iCs/>
        </w:rPr>
        <w:t xml:space="preserve">Gap and chapter opening: </w:t>
      </w:r>
      <w:r>
        <w:rPr>
          <w:i/>
          <w:iCs/>
        </w:rPr>
        <w:t xml:space="preserve">The literature on transferring low-cost IoT environmental-sensor models to data-sparse locations specifically — as opposed to gauged-to-ungauged transfer of physical or LSTM hydrology models — is thin. The chapter's transfer experiment is positioned in this gap.</w:t>
      </w:r>
    </w:p>
    <w:p>
      <w:pPr>
        <w:pStyle w:val="Heading1"/>
        <w:spacing w:after="180" w:before="360"/>
      </w:pPr>
      <w:r>
        <w:t xml:space="preserve">11. European mine-water monitoring infrastructure</w:t>
      </w:r>
    </w:p>
    <w:p>
      <w:pPr>
        <w:spacing w:after="160"/>
      </w:pPr>
      <w:r>
        <w:t xml:space="preserve">Background framing for the institutional context. Useful for the chapter introduction; not load-bearing in methods or results.</w:t>
      </w:r>
    </w:p>
    <w:p>
      <w:pPr>
        <w:pStyle w:val="ListParagraph"/>
        <w:numPr>
          <w:ilvl w:val="0"/>
          <w:numId w:val="2"/>
        </w:numPr>
        <w:spacing w:after="100"/>
      </w:pPr>
      <w:r>
        <w:rPr>
          <w:b/>
          <w:bCs/>
        </w:rPr>
        <w:t xml:space="preserve">Wolkersdorfer 2008 [SEMINAL]</w:t>
      </w:r>
      <w:r>
        <w:t xml:space="preserve"> — Standard textbook on flooded-mine hydrogeology and monitoring.</w:t>
      </w:r>
      <w:r>
        <w:rPr>
          <w:color w:val="808080"/>
        </w:rPr>
        <w:t xml:space="preserve">  https://doi.org/10.1007/978-3-540-77331-3</w:t>
      </w:r>
    </w:p>
    <w:p>
      <w:pPr>
        <w:pStyle w:val="ListParagraph"/>
        <w:numPr>
          <w:ilvl w:val="0"/>
          <w:numId w:val="2"/>
        </w:numPr>
        <w:spacing w:after="100"/>
      </w:pPr>
      <w:r>
        <w:rPr>
          <w:b/>
          <w:bCs/>
        </w:rPr>
        <w:t xml:space="preserve">Younger, Banwart &amp; Hedin 2002 [SEMINAL]</w:t>
      </w:r>
      <w:r>
        <w:t xml:space="preserve"> — Canonical Newcastle/UK textbook on mine-water hydrogeology.</w:t>
      </w:r>
      <w:r>
        <w:rPr>
          <w:color w:val="808080"/>
        </w:rPr>
        <w:t xml:space="preserve">  https://doi.org/10.1007/978-94-010-0610-1</w:t>
      </w:r>
    </w:p>
    <w:p>
      <w:pPr>
        <w:pStyle w:val="ListParagraph"/>
        <w:numPr>
          <w:ilvl w:val="0"/>
          <w:numId w:val="2"/>
        </w:numPr>
        <w:spacing w:after="100"/>
      </w:pPr>
      <w:r>
        <w:rPr>
          <w:b/>
          <w:bCs/>
        </w:rPr>
        <w:t xml:space="preserve">MERIDA Project (RFCS); PostMinQuake (RFCS)</w:t>
      </w:r>
      <w:r>
        <w:t xml:space="preserve"> — European frameworks; PostMinQuake addresses Aachen-region (Wurm) mine-water-rebound rainfall coupling.</w:t>
      </w:r>
    </w:p>
    <w:p>
      <w:pPr>
        <w:pStyle w:val="ListParagraph"/>
        <w:numPr>
          <w:ilvl w:val="0"/>
          <w:numId w:val="2"/>
        </w:numPr>
        <w:spacing w:after="100"/>
      </w:pPr>
      <w:r>
        <w:rPr>
          <w:b/>
          <w:bCs/>
        </w:rPr>
        <w:t xml:space="preserve">Burlet et al. 2018, GSL Special Pub. [Q1]</w:t>
      </w:r>
      <w:r>
        <w:t xml:space="preserve"> — Belgian Geological Survey perspective on Campine post-closure repurposing.</w:t>
      </w:r>
      <w:r>
        <w:rPr>
          <w:color w:val="808080"/>
        </w:rPr>
        <w:t xml:space="preserve">  https://doi.org/10.1144/SP477.4</w:t>
      </w:r>
    </w:p>
    <w:p>
      <w:pPr>
        <w:pStyle w:val="ListParagraph"/>
        <w:numPr>
          <w:ilvl w:val="0"/>
          <w:numId w:val="2"/>
        </w:numPr>
        <w:spacing w:after="100"/>
      </w:pPr>
      <w:r>
        <w:rPr>
          <w:b/>
          <w:bCs/>
        </w:rPr>
        <w:t xml:space="preserve">Hall et al. 2011, Renewable &amp; Sustainable Energy Reviews [SEMINAL, Q1]</w:t>
      </w:r>
      <w:r>
        <w:t xml:space="preserve"> — European context for flooded coal mines as monitored geothermal reservoirs.</w:t>
      </w:r>
      <w:r>
        <w:rPr>
          <w:color w:val="808080"/>
        </w:rPr>
        <w:t xml:space="preserve">  https://doi.org/10.1016/j.rser.2010.11.007</w:t>
      </w:r>
    </w:p>
    <w:p>
      <w:pPr>
        <w:pStyle w:val="ListParagraph"/>
        <w:numPr>
          <w:ilvl w:val="0"/>
          <w:numId w:val="2"/>
        </w:numPr>
        <w:spacing w:after="100"/>
      </w:pPr>
      <w:r>
        <w:rPr>
          <w:b/>
          <w:bCs/>
        </w:rPr>
        <w:t xml:space="preserve">Todd et al. 2019, Scottish J. Geology [Q1]</w:t>
      </w:r>
      <w:r>
        <w:t xml:space="preserve"> — Coupled mine-water/uplift modelling at Heerlen–Kerkrade-comparable scales.</w:t>
      </w:r>
      <w:r>
        <w:rPr>
          <w:color w:val="808080"/>
        </w:rPr>
        <w:t xml:space="preserve">  https://doi.org/10.1144/sjg2018-028</w:t>
      </w:r>
    </w:p>
    <w:p>
      <w:pPr>
        <w:pStyle w:val="Heading1"/>
        <w:spacing w:after="180" w:before="360"/>
      </w:pPr>
      <w:r>
        <w:t xml:space="preserve">12. The chapter's contribution</w:t>
      </w:r>
    </w:p>
    <w:p>
      <w:pPr>
        <w:spacing w:after="160"/>
      </w:pPr>
      <w:r>
        <w:t xml:space="preserve">Four gaps in the published literature define the chapter's contribution space, and the chapter's specific contributions follow.</w:t>
      </w:r>
    </w:p>
    <w:p>
      <w:pPr>
        <w:pStyle w:val="ListParagraph"/>
        <w:numPr>
          <w:ilvl w:val="0"/>
          <w:numId w:val="2"/>
        </w:numPr>
        <w:spacing w:after="100"/>
      </w:pPr>
      <w:r>
        <w:rPr>
          <w:b/>
          <w:bCs/>
        </w:rPr>
        <w:t xml:space="preserve">Gap A — No direct peer-reviewed test of basement CO₂ as a hydrogeological-state proxy in a NW European post-coal basin.</w:t>
      </w:r>
      <w:r>
        <w:t xml:space="preserve"> — Mechanistic literature (peat, karst, mine-gas–barometric coupling) supports plausibility by analogy but does not test the proxy claim. The chapter is the first such test.</w:t>
      </w:r>
    </w:p>
    <w:p>
      <w:pPr>
        <w:pStyle w:val="ListParagraph"/>
        <w:numPr>
          <w:ilvl w:val="0"/>
          <w:numId w:val="2"/>
        </w:numPr>
        <w:spacing w:after="100"/>
      </w:pPr>
      <w:r>
        <w:rPr>
          <w:b/>
          <w:bCs/>
        </w:rPr>
        <w:t xml:space="preserve">Gap B — No peer-reviewed reconstruction of the Worm at Kerkrade for July 2021.</w:t>
      </w:r>
      <w:r>
        <w:t xml:space="preserve"> — Site-specific evidence is currently grey literature (WVER, Waterschap Limburg, Deltares). The chapter contributes to this primary record.</w:t>
      </w:r>
    </w:p>
    <w:p>
      <w:pPr>
        <w:pStyle w:val="ListParagraph"/>
        <w:numPr>
          <w:ilvl w:val="0"/>
          <w:numId w:val="2"/>
        </w:numPr>
        <w:spacing w:after="100"/>
      </w:pPr>
      <w:r>
        <w:rPr>
          <w:b/>
          <w:bCs/>
        </w:rPr>
        <w:t xml:space="preserve">Gap C — </w:t>
      </w:r>
      <w:del w:id="9011" w:author="Claude" w:date="2026-07-03T00:00:00Z">
        <w:r>
          <w:rPr>
            <w:b/>
            <w:bCs/>
          </w:rPr>
          <w:delText xml:space="preserve">No published environmental-sensor TSAD study combining</w:delText>
        </w:r>
      </w:del>
      <w:ins w:id="9012" w:author="Claude" w:date="2026-07-03T00:00:00Z">
        <w:r>
          <w:rPr>
            <w:b/>
            <w:bCs/>
          </w:rPr>
          <w:t xml:space="preserve">To our knowledge, no published environmental-sensor TSAD study combining</w:t>
        </w:r>
      </w:ins>
      <w:r>
        <w:rPr>
          <w:b/>
          <w:bCs/>
        </w:rPr>
        <w:t xml:space="preserve"> SARIMAX + Kalman + Isolation Forest as a triangulating ensemble.</w:t>
      </w:r>
      <w:r>
        <w:t xml:space="preserve"> — Hill &amp; Minsker, Russo et al., and the deep-learning environmental papers do not use this specific three-model agreement-based methodology.</w:t>
      </w:r>
    </w:p>
    <w:p>
      <w:pPr>
        <w:pStyle w:val="ListParagraph"/>
        <w:numPr>
          <w:ilvl w:val="0"/>
          <w:numId w:val="2"/>
        </w:numPr>
        <w:spacing w:after="100"/>
      </w:pPr>
      <w:r>
        <w:rPr>
          <w:b/>
          <w:bCs/>
        </w:rPr>
        <w:t xml:space="preserve">Gap D — No published transfer study testing whether a learnable antecedent-state signal at a single calibration site transfers to data-sparse environmental-sensor locations.</w:t>
      </w:r>
      <w:r>
        <w:t xml:space="preserve"> — The transferability test, motivated by Eryilmaz (2025)'s redundancy finding and responding to Kratzert (2024)'s single-basin injunction, is the chapter's central methodological contribution.</w:t>
      </w:r>
    </w:p>
    <w:p>
      <w:pPr>
        <w:spacing w:after="160"/>
      </w:pPr>
      <w:r>
        <w:t xml:space="preserve">Contributions to the field, stated as journal-paper claims:</w:t>
      </w:r>
    </w:p>
    <w:p>
      <w:pPr>
        <w:pStyle w:val="ListParagraph"/>
        <w:numPr>
          <w:ilvl w:val="0"/>
          <w:numId w:val="2"/>
        </w:numPr>
        <w:spacing w:after="100"/>
      </w:pPr>
      <w:r>
        <w:rPr>
          <w:b/>
          <w:bCs/>
        </w:rPr>
        <w:t xml:space="preserve">(i) Methodological</w:t>
      </w:r>
      <w:r>
        <w:t xml:space="preserve"> — An ensemble TSAD framework for low-cost multivariate environmental IoT under low-N labelling, with a two-stage barometric/hydrological decomposition and a four-part evaluation protocol that responds to Wu &amp; Keogh (2023).</w:t>
      </w:r>
    </w:p>
    <w:p>
      <w:pPr>
        <w:pStyle w:val="ListParagraph"/>
        <w:numPr>
          <w:ilvl w:val="0"/>
          <w:numId w:val="2"/>
        </w:numPr>
        <w:spacing w:after="100"/>
      </w:pPr>
      <w:r>
        <w:rPr>
          <w:b/>
          <w:bCs/>
        </w:rPr>
        <w:t xml:space="preserve">(ii) Empirical</w:t>
      </w:r>
      <w:r>
        <w:t xml:space="preserve"> — First characterization of post-mining mine-gas CO₂ as an antecedent-state proxy in a NW European post-coalfield setting, with explicit decomposition of barometric and hydrological contributions and characterization of the redundant multivariate signal.</w:t>
      </w:r>
    </w:p>
    <w:p>
      <w:pPr>
        <w:pStyle w:val="ListParagraph"/>
        <w:numPr>
          <w:ilvl w:val="0"/>
          <w:numId w:val="2"/>
        </w:numPr>
        <w:spacing w:after="100"/>
      </w:pPr>
      <w:r>
        <w:rPr>
          <w:b/>
          <w:bCs/>
        </w:rPr>
        <w:t xml:space="preserve">(iii) Transferability</w:t>
      </w:r>
      <w:r>
        <w:t xml:space="preserve"> — A designed cross-site transfer experiment instantiating Kratzert et al. (2024) in the environmental-IoT regime, with formal site-selection logic (Section 13.4) and baseline comparisons against API and satellite soil moisture.</w:t>
      </w:r>
    </w:p>
    <w:p>
      <w:pPr>
        <w:pStyle w:val="Heading1"/>
        <w:spacing w:after="180" w:before="360"/>
      </w:pPr>
      <w:r>
        <w:t xml:space="preserve">13. Data plan</w:t>
      </w:r>
    </w:p>
    <w:p>
      <w:pPr>
        <w:spacing w:after="160"/>
      </w:pPr>
      <w:r>
        <w:t xml:space="preserve">What is needed to execute the chapter: characterize the signal at the Kerkrade calibration site, decompose barometric vs. hydrological contributions, validate the proxy mechanism, build a usable soft-label set, and acquire matched data at a designed transfer-site sample. The plan reflects the actual data window (Jan 2025 to present).</w:t>
      </w:r>
    </w:p>
    <w:p>
      <w:pPr>
        <w:pStyle w:val="Heading2"/>
        <w:spacing w:after="120" w:before="240"/>
      </w:pPr>
      <w:r>
        <w:t xml:space="preserve">13.1 In hand</w:t>
      </w:r>
    </w:p>
    <w:p>
      <w:pPr>
        <w:pStyle w:val="ListParagraph"/>
        <w:numPr>
          <w:ilvl w:val="0"/>
          <w:numId w:val="2"/>
        </w:numPr>
        <w:spacing w:after="100"/>
      </w:pPr>
      <w:r>
        <w:rPr>
          <w:b/>
          <w:bCs/>
        </w:rPr>
        <w:t xml:space="preserve">Multivariate IoT sensor data, Kerkrade basement</w:t>
      </w:r>
      <w:r>
        <w:t xml:space="preserve"> — CO₂ plus other AQ channels (temperature, humidity, pressure, PM2.5/PM10, possibly VOCs/NO₂). </w:t>
      </w:r>
      <w:del w:id="9013" w:author="Claude" w:date="2026-07-03T00:00:00Z">
        <w:r>
          <w:delText xml:space="preserve">Jan 2025 to present, ~17 months, raw CSV / API.</w:delText>
        </w:r>
      </w:del>
      <w:ins w:id="9014" w:author="Claude" w:date="2026-07-03T00:00:00Z">
        <w:r>
          <w:t xml:space="preserve">Jan 2025 to present nominally; the usable joined record is ~3,700 hourly observations in three contiguous blocks (Feb 2025; Jun–Oct 2025; Mar–Apr 2026) separated by capture outages, the longest ~160 days. Raw CSV / API. Analyses fit within contiguous blocks; capture restoration is pending.</w:t>
        </w:r>
      </w:ins>
    </w:p>
    <w:p>
      <w:pPr>
        <w:pStyle w:val="ListParagraph"/>
        <w:numPr>
          <w:ilvl w:val="0"/>
          <w:numId w:val="2"/>
        </w:numPr>
        <w:spacing w:after="100"/>
      </w:pPr>
      <w:r>
        <w:rPr>
          <w:b/>
          <w:bCs/>
        </w:rPr>
        <w:t xml:space="preserve">Hourly Visualcrossing weather</w:t>
      </w:r>
      <w:r>
        <w:t xml:space="preserve"> — Same window. Useful as a feature set; characteristics differ from a local met station.</w:t>
      </w:r>
    </w:p>
    <w:p>
      <w:pPr>
        <w:pStyle w:val="ListParagraph"/>
        <w:numPr>
          <w:ilvl w:val="0"/>
          <w:numId w:val="2"/>
        </w:numPr>
        <w:spacing w:after="100"/>
      </w:pPr>
      <w:r>
        <w:rPr>
          <w:b/>
          <w:bCs/>
        </w:rPr>
        <w:t xml:space="preserve">Viefhues 2022 and Eryilmaz 2025 DAD theses</w:t>
      </w:r>
      <w:r>
        <w:t xml:space="preserve"> — Confirmed in hand.</w:t>
      </w:r>
    </w:p>
    <w:p>
      <w:pPr>
        <w:pStyle w:val="Heading2"/>
        <w:spacing w:after="120" w:before="240"/>
      </w:pPr>
      <w:r>
        <w:t xml:space="preserve">13.2 To acquire at the calibration site</w:t>
      </w:r>
    </w:p>
    <w:p>
      <w:pPr>
        <w:pStyle w:val="ListParagraph"/>
        <w:numPr>
          <w:ilvl w:val="0"/>
          <w:numId w:val="2"/>
        </w:numPr>
        <w:spacing w:after="100"/>
      </w:pPr>
      <w:r>
        <w:rPr>
          <w:b/>
          <w:bCs/>
        </w:rPr>
        <w:t xml:space="preserve">Groundwater observations</w:t>
      </w:r>
      <w:r>
        <w:t xml:space="preserve"> — Acquisition in progress. The Viefhues (2022) ground- and mine-water dataset for Kerkrade was sourced from Jean Hacking (Natuur en Water cluster, Provincie Limburg) and Rene Mols (Waterschap Limburg) — start there rather than DINOloket, which has lower spatial density for the Kerkrade area. Daily granularity in the Viefhues dataset; ask whether continuous loggers have been installed since.</w:t>
      </w:r>
    </w:p>
    <w:p>
      <w:pPr>
        <w:pStyle w:val="ListParagraph"/>
        <w:numPr>
          <w:ilvl w:val="0"/>
          <w:numId w:val="2"/>
        </w:numPr>
        <w:spacing w:after="100"/>
      </w:pPr>
      <w:r>
        <w:rPr>
          <w:b/>
          <w:bCs/>
        </w:rPr>
        <w:t xml:space="preserve">Shaft water level if monitored</w:t>
      </w:r>
      <w:r>
        <w:t xml:space="preserve"> — Worth a direct request before assuming unavailable.</w:t>
      </w:r>
    </w:p>
    <w:p>
      <w:pPr>
        <w:pStyle w:val="ListParagraph"/>
        <w:numPr>
          <w:ilvl w:val="0"/>
          <w:numId w:val="2"/>
        </w:numPr>
        <w:spacing w:after="100"/>
      </w:pPr>
      <w:r>
        <w:rPr>
          <w:b/>
          <w:bCs/>
        </w:rPr>
        <w:t xml:space="preserve">KNMI station data</w:t>
      </w:r>
      <w:r>
        <w:t xml:space="preserve"> — Maastricht-Beek or Heerlen, hourly or 10-minute resolution — needed to separate Visualcrossing artefacts from real weather. [grey: knmi.nl/dataplatform]</w:t>
      </w:r>
    </w:p>
    <w:p>
      <w:pPr>
        <w:pStyle w:val="ListParagraph"/>
        <w:numPr>
          <w:ilvl w:val="0"/>
          <w:numId w:val="2"/>
        </w:numPr>
        <w:spacing w:after="100"/>
      </w:pPr>
      <w:r>
        <w:rPr>
          <w:b/>
          <w:bCs/>
        </w:rPr>
        <w:t xml:space="preserve">Surface-water discharge</w:t>
      </w:r>
      <w:r>
        <w:t xml:space="preserve"> — Worm/Wurm at Würselen and Herzogenrath (WVER, German side); Anselderbeek stream level + Worm discharge via WaterstandLimburg (the source Viefhues used); Geleenbeek and Geul via Waterschap Limburg. Provides surface-hydrology timeline for alignment with sensor anomalies.</w:t>
      </w:r>
    </w:p>
    <w:p>
      <w:pPr>
        <w:pStyle w:val="Heading2"/>
        <w:spacing w:after="120" w:before="240"/>
      </w:pPr>
      <w:r>
        <w:t xml:space="preserve">13.3 Soft-label catalogue for the data window</w:t>
      </w:r>
    </w:p>
    <w:p>
      <w:pPr>
        <w:spacing w:after="160"/>
      </w:pPr>
      <w:r>
        <w:t xml:space="preserve">July 2021 is outside the window; HANZE v2.1 and HERA end in 2020. Labels are built from primary discharge data within Jan 2025–present.</w:t>
      </w:r>
    </w:p>
    <w:p>
      <w:pPr>
        <w:pStyle w:val="ListParagraph"/>
        <w:numPr>
          <w:ilvl w:val="0"/>
          <w:numId w:val="2"/>
        </w:numPr>
        <w:spacing w:after="100"/>
      </w:pPr>
      <w:r>
        <w:rPr>
          <w:b/>
          <w:bCs/>
        </w:rPr>
        <w:t xml:space="preserve">Pull Worm and Geul gauge records for the full window</w:t>
      </w:r>
      <w:r>
        <w:t xml:space="preserve"> — Hourly or sub-hourly resolution.</w:t>
      </w:r>
    </w:p>
    <w:p>
      <w:pPr>
        <w:pStyle w:val="ListParagraph"/>
        <w:numPr>
          <w:ilvl w:val="0"/>
          <w:numId w:val="2"/>
        </w:numPr>
        <w:spacing w:after="100"/>
      </w:pPr>
      <w:r>
        <w:rPr>
          <w:b/>
          <w:bCs/>
        </w:rPr>
        <w:t xml:space="preserve">Mark events by discharge percentile</w:t>
      </w:r>
      <w:r>
        <w:t xml:space="preserve"> — ≥90th and ≥95th of the local record over a comparable historical baseline.</w:t>
      </w:r>
    </w:p>
    <w:p>
      <w:pPr>
        <w:pStyle w:val="ListParagraph"/>
        <w:numPr>
          <w:ilvl w:val="0"/>
          <w:numId w:val="2"/>
        </w:numPr>
        <w:spacing w:after="100"/>
      </w:pPr>
      <w:r>
        <w:rPr>
          <w:b/>
          <w:bCs/>
        </w:rPr>
        <w:t xml:space="preserve">Define antecedent windows leading into each event</w:t>
      </w:r>
      <w:r>
        <w:t xml:space="preserve"> — 24 h, 72 h, 7 d lead times — the labels the proxy is expected to anticipate.</w:t>
      </w:r>
    </w:p>
    <w:p>
      <w:pPr>
        <w:pStyle w:val="ListParagraph"/>
        <w:numPr>
          <w:ilvl w:val="0"/>
          <w:numId w:val="2"/>
        </w:numPr>
        <w:spacing w:after="100"/>
      </w:pPr>
      <w:r>
        <w:rPr>
          <w:b/>
          <w:bCs/>
        </w:rPr>
        <w:t xml:space="preserve">Cross-reference with incident reports</w:t>
      </w:r>
      <w:r>
        <w:t xml:space="preserve"> — WVER and Waterschap Limburg post-event communications for 2025–present.</w:t>
      </w:r>
    </w:p>
    <w:p>
      <w:pPr>
        <w:pStyle w:val="Heading2"/>
        <w:spacing w:after="120" w:before="240"/>
      </w:pPr>
      <w:r>
        <w:t xml:space="preserve">13.4 Transfer sites — a designed sample</w:t>
      </w:r>
    </w:p>
    <w:p>
      <w:pPr>
        <w:spacing w:after="160"/>
      </w:pPr>
      <w:r>
        <w:t xml:space="preserve">The transfer-site sample is designed, not convenience-selected. The site-selection logic is itself part of the chapter's methodological contribution and should be defended explicitly in the methods chapter. Three design dimensions:</w:t>
      </w:r>
    </w:p>
    <w:p>
      <w:pPr>
        <w:pStyle w:val="ListParagraph"/>
        <w:numPr>
          <w:ilvl w:val="0"/>
          <w:numId w:val="2"/>
        </w:numPr>
        <w:spacing w:after="100"/>
      </w:pPr>
      <w:r>
        <w:rPr>
          <w:b/>
          <w:bCs/>
        </w:rPr>
        <w:t xml:space="preserve">Jurisdiction</w:t>
      </w:r>
      <w:r>
        <w:t xml:space="preserve"> — Sites in NL, BE, DE, and FR to stress-test against differing AQ network instrumentation, reporting standards, and metadata conventions. RIVM Luchtmeetnet (NL), IRCEL-CELINE (BE), LANUV NRW / UBA (DE), ATMO Grand Est (FR).</w:t>
      </w:r>
    </w:p>
    <w:p>
      <w:pPr>
        <w:pStyle w:val="ListParagraph"/>
        <w:numPr>
          <w:ilvl w:val="0"/>
          <w:numId w:val="2"/>
        </w:numPr>
        <w:spacing w:after="100"/>
      </w:pPr>
      <w:r>
        <w:rPr>
          <w:b/>
          <w:bCs/>
        </w:rPr>
        <w:t xml:space="preserve">Catchment position</w:t>
      </w:r>
      <w:r>
        <w:t xml:space="preserve"> — Mix of headwater (Ardennes / Eifel), middle-basin lowland (Belgian Meuse, Walloon Sambre), and downstream-managed (Dutch Limburg / Roer) sites. Tests transfer against differing hydrological regimes.</w:t>
      </w:r>
    </w:p>
    <w:p>
      <w:pPr>
        <w:pStyle w:val="ListParagraph"/>
        <w:numPr>
          <w:ilvl w:val="0"/>
          <w:numId w:val="2"/>
        </w:numPr>
        <w:spacing w:after="100"/>
      </w:pPr>
      <w:r>
        <w:rPr>
          <w:b/>
          <w:bCs/>
        </w:rPr>
        <w:t xml:space="preserve">Instrumentation density</w:t>
      </w:r>
      <w:r>
        <w:t xml:space="preserve"> — Both well-instrumented (Maastricht, Liège) and lightly-instrumented (smaller municipal) AQ records. Tests against differing covariate availability — does transfer require a full feature set or work with subsets?</w:t>
      </w:r>
    </w:p>
    <w:p>
      <w:pPr>
        <w:spacing w:after="160"/>
      </w:pPr>
      <w:r>
        <w:t xml:space="preserve">Initial candidate sites (subject to data-availability confirmation): Maastricht (RIVM), Roermond (RIVM), Liège (IRCEL-CELINE), Namur (IRCEL-CELINE), Aachen/Würselen (LANUV NRW), Charleville-Mézières (ATMO Grand Est). Final selection of ~5 sites once availability is verified.</w:t>
      </w:r>
    </w:p>
    <w:p>
      <w:pPr>
        <w:pStyle w:val="ListParagraph"/>
        <w:numPr>
          <w:ilvl w:val="0"/>
          <w:numId w:val="2"/>
        </w:numPr>
        <w:spacing w:after="100"/>
      </w:pPr>
      <w:r>
        <w:rPr>
          <w:b/>
          <w:bCs/>
        </w:rPr>
        <w:t xml:space="preserve">Per-site requirements</w:t>
      </w:r>
      <w:r>
        <w:t xml:space="preserve"> — Continuous hourly record covering Jan 2025–present; AQ variables overlapping with the Kerkrade sensor; hourly weather from the same source as at Kerkrade; local discharge gauge or flood-event record for label generation.</w:t>
      </w:r>
    </w:p>
    <w:p>
      <w:pPr>
        <w:pStyle w:val="Heading2"/>
        <w:spacing w:after="120" w:before="240"/>
      </w:pPr>
      <w:r>
        <w:t xml:space="preserve">13.5 Baselines to beat</w:t>
      </w:r>
    </w:p>
    <w:p>
      <w:pPr>
        <w:spacing w:after="160"/>
      </w:pPr>
      <w:r>
        <w:t xml:space="preserve">The chapter's contribution claim depends on the IoT-derived signal outperforming cheaper, established proxies at the transfer sites.</w:t>
      </w:r>
    </w:p>
    <w:p>
      <w:pPr>
        <w:pStyle w:val="ListParagraph"/>
        <w:numPr>
          <w:ilvl w:val="0"/>
          <w:numId w:val="2"/>
        </w:numPr>
        <w:spacing w:after="100"/>
      </w:pPr>
      <w:r>
        <w:rPr>
          <w:b/>
          <w:bCs/>
        </w:rPr>
        <w:t xml:space="preserve">Antecedent Precipitation Index from local rainfall</w:t>
      </w:r>
      <w:r>
        <w:t xml:space="preserve"> — Canonical baseline; one-line formula.</w:t>
      </w:r>
    </w:p>
    <w:p>
      <w:pPr>
        <w:pStyle w:val="ListParagraph"/>
        <w:numPr>
          <w:ilvl w:val="0"/>
          <w:numId w:val="2"/>
        </w:numPr>
        <w:spacing w:after="100"/>
      </w:pPr>
      <w:r>
        <w:rPr>
          <w:b/>
          <w:bCs/>
        </w:rPr>
        <w:t xml:space="preserve">Satellite soil moisture — SMAP L3 daily (~9 km) or ASCAT</w:t>
      </w:r>
      <w:r>
        <w:t xml:space="preserve"> — Free, pan-basin; captures broader antecedent-wetness state at coarse spatial scale.</w:t>
      </w:r>
    </w:p>
    <w:p>
      <w:pPr>
        <w:pStyle w:val="ListParagraph"/>
        <w:numPr>
          <w:ilvl w:val="0"/>
          <w:numId w:val="2"/>
        </w:numPr>
        <w:spacing w:after="100"/>
      </w:pPr>
      <w:r>
        <w:rPr>
          <w:b/>
          <w:bCs/>
        </w:rPr>
        <w:t xml:space="preserve">Lagged local discharge</w:t>
      </w:r>
      <w:r>
        <w:t xml:space="preserve"> — 24/48/72 h lags at the nearest gauge.</w:t>
      </w:r>
    </w:p>
    <w:p>
      <w:pPr>
        <w:pStyle w:val="Heading2"/>
        <w:spacing w:after="120" w:before="240"/>
      </w:pPr>
      <w:r>
        <w:t xml:space="preserve">13.6 Reproducibility and FAIR</w:t>
      </w:r>
    </w:p>
    <w:p>
      <w:pPr>
        <w:spacing w:after="160"/>
      </w:pPr>
      <w:r>
        <w:t xml:space="preserve">The chapter follows FAIR principles. Public data are licensed for redistribution; sensor data subject to relevant privacy / property-owner agreements. Processed datasets, code, and model outputs will be released on Zenodo at chapter submission; pre-processing pipelines documented as a separate methods appendix. </w:t>
      </w:r>
      <w:del w:id="9009" w:author="Claude" w:date="2026-07-03T00:00:00Z">
        <w:r>
          <w:delText xml:space="preserve">The transfer experiment will be specified before transfer-site data are inspected, to avoid post-hoc selection effects.</w:delText>
        </w:r>
      </w:del>
      <w:ins w:id="9010" w:author="Claude" w:date="2026-07-03T00:00:00Z">
        <w:r>
          <w:t xml:space="preserve">The transfer experiment was preregistered (repo documentation, 2026-06-17) before any transfer results were interpreted; because transfer-site availability had already been examined during ingestion, the preregistration binds interpretation and evaluation choices rather than first data contact.</w:t>
        </w:r>
      </w:ins>
    </w:p>
    <w:p>
      <w:pPr>
        <w:pStyle w:val="Heading2"/>
        <w:spacing w:after="120" w:before="240"/>
      </w:pPr>
      <w:r>
        <w:t xml:space="preserve">13.7 Methods-chapter constraints to flag explicitly</w:t>
      </w:r>
    </w:p>
    <w:p>
      <w:pPr>
        <w:pStyle w:val="ListParagraph"/>
        <w:numPr>
          <w:ilvl w:val="0"/>
          <w:numId w:val="2"/>
        </w:numPr>
        <w:spacing w:after="100"/>
      </w:pPr>
      <w:r>
        <w:rPr>
          <w:b/>
          <w:bCs/>
        </w:rPr>
        <w:t xml:space="preserve">17-month window ≈ 1.4 annual cycles</w:t>
      </w:r>
      <w:r>
        <w:t xml:space="preserve"> — SARIMAX seasonal terms will be undertrained. Use external climatology (KNMI long-term) as an exogenous seasonal feature, or accept that seasonality bleeds into residuals. Defended in methods.</w:t>
      </w:r>
    </w:p>
    <w:p>
      <w:pPr>
        <w:pStyle w:val="ListParagraph"/>
        <w:numPr>
          <w:ilvl w:val="0"/>
          <w:numId w:val="2"/>
        </w:numPr>
        <w:spacing w:after="100"/>
      </w:pPr>
      <w:r>
        <w:rPr>
          <w:b/>
          <w:bCs/>
        </w:rPr>
        <w:t xml:space="preserve">July 2021 is not in the data</w:t>
      </w:r>
      <w:r>
        <w:t xml:space="preserve"> — The chapter cites it as motivation; the analysis covers a different period. Be explicit at every level — abstract, introduction, methods, discussion.</w:t>
      </w:r>
    </w:p>
    <w:p>
      <w:pPr>
        <w:pStyle w:val="ListParagraph"/>
        <w:numPr>
          <w:ilvl w:val="0"/>
          <w:numId w:val="2"/>
        </w:numPr>
        <w:spacing w:after="100"/>
      </w:pPr>
      <w:r>
        <w:rPr>
          <w:b/>
          <w:bCs/>
        </w:rPr>
        <w:t xml:space="preserve">Groundwater data acquired during the chapter window</w:t>
      </w:r>
      <w:r>
        <w:t xml:space="preserve"> — Phrasing in early drafts will be 'consistent with' the proxy mechanism; final draft will be 'observed in conjunction with' once data is integrated.</w:t>
      </w:r>
    </w:p>
    <w:p>
      <w:pPr>
        <w:pStyle w:val="Heading1"/>
        <w:spacing w:after="180" w:before="360"/>
      </w:pPr>
      <w:r>
        <w:t xml:space="preserve">14. Summer 2026 execution plan</w:t>
      </w:r>
    </w:p>
    <w:p>
      <w:pPr>
        <w:spacing w:after="160"/>
      </w:pPr>
      <w:r>
        <w:t xml:space="preserve">A push for the June–August 2026 window. Aim is to come out of summer with: a working pipeline at the calibration site, the barometric/hydrological decomposition characterized, the Eryilmaz redundancy result replicated and extended, the transfer-site dataset assembled, an initial transfer experiment run, and methods-chapter draft underway. Completion of the chapter follows in autumn — this plan is not a deadline, it is a sprint.</w:t>
      </w:r>
    </w:p>
    <w:p>
      <w:pPr>
        <w:pStyle w:val="Heading2"/>
        <w:spacing w:after="120" w:before="240"/>
      </w:pPr>
      <w:r>
        <w:t xml:space="preserve">Month 1 — June 2026: Foundation and decomposition</w:t>
      </w:r>
    </w:p>
    <w:p>
      <w:pPr>
        <w:pStyle w:val="ListParagraph"/>
        <w:numPr>
          <w:ilvl w:val="0"/>
          <w:numId w:val="2"/>
        </w:numPr>
        <w:spacing w:after="100"/>
      </w:pPr>
      <w:r>
        <w:t xml:space="preserve">Read DAD theses (Viefhues 2022, Eryilmaz 2025) end-to-end; document the modelling pipeline, feature set, and ablation methodology.</w:t>
      </w:r>
    </w:p>
    <w:p>
      <w:pPr>
        <w:pStyle w:val="ListParagraph"/>
        <w:numPr>
          <w:ilvl w:val="0"/>
          <w:numId w:val="2"/>
        </w:numPr>
        <w:spacing w:after="100"/>
      </w:pPr>
      <w:r>
        <w:t xml:space="preserve">Pull Worm/Wurm and Geul discharge for Jan 2025–present from WVER and Waterschap Limburg. Build the soft-label event catalogue.</w:t>
      </w:r>
    </w:p>
    <w:p>
      <w:pPr>
        <w:pStyle w:val="ListParagraph"/>
        <w:numPr>
          <w:ilvl w:val="0"/>
          <w:numId w:val="2"/>
        </w:numPr>
        <w:spacing w:after="100"/>
      </w:pPr>
      <w:r>
        <w:t xml:space="preserve">Run the barometric baseline regression (Section 3.1). Quantify pressure-explained variance in CO₂. This is the chapter's first kill check — confirms residual variance is non-trivial.</w:t>
      </w:r>
    </w:p>
    <w:p>
      <w:pPr>
        <w:pStyle w:val="ListParagraph"/>
        <w:numPr>
          <w:ilvl w:val="0"/>
          <w:numId w:val="2"/>
        </w:numPr>
        <w:spacing w:after="100"/>
      </w:pPr>
      <w:r>
        <w:t xml:space="preserve">Replicate the Eryilmaz CO₂-ablation finding on the same data. Confirms the empirical premise.</w:t>
      </w:r>
    </w:p>
    <w:p>
      <w:pPr>
        <w:pStyle w:val="ListParagraph"/>
        <w:numPr>
          <w:ilvl w:val="0"/>
          <w:numId w:val="2"/>
        </w:numPr>
        <w:spacing w:after="100"/>
      </w:pPr>
      <w:r>
        <w:t xml:space="preserve">Initial characterization of the residual signal: which non-CO₂ channels carry it, cross-channel correlation structure, timescales.</w:t>
      </w:r>
    </w:p>
    <w:p>
      <w:pPr>
        <w:pStyle w:val="ListParagraph"/>
        <w:numPr>
          <w:ilvl w:val="0"/>
          <w:numId w:val="2"/>
        </w:numPr>
        <w:spacing w:after="100"/>
      </w:pPr>
      <w:r>
        <w:t xml:space="preserve">Begin transfer-site data acquisition: RIVM Luchtmeetnet first (Dutch — simplest API and metadata). Confirm site shortlist.</w:t>
      </w:r>
    </w:p>
    <w:p>
      <w:pPr>
        <w:pStyle w:val="ListParagraph"/>
        <w:numPr>
          <w:ilvl w:val="0"/>
          <w:numId w:val="2"/>
        </w:numPr>
        <w:spacing w:after="100"/>
      </w:pPr>
      <w:r>
        <w:t xml:space="preserve">Pull KNMI Maastricht-Beek or Heerlen as a reference met station alongside Visualcrossing.</w:t>
      </w:r>
    </w:p>
    <w:p>
      <w:pPr>
        <w:pStyle w:val="Heading2"/>
        <w:spacing w:after="120" w:before="240"/>
      </w:pPr>
      <w:r>
        <w:t xml:space="preserve">Month 2 — July 2026: Modelling and ensemble</w:t>
      </w:r>
    </w:p>
    <w:p>
      <w:pPr>
        <w:pStyle w:val="ListParagraph"/>
        <w:numPr>
          <w:ilvl w:val="0"/>
          <w:numId w:val="2"/>
        </w:numPr>
        <w:spacing w:after="100"/>
      </w:pPr>
      <w:r>
        <w:t xml:space="preserve">Fit SARIMAX with exogenous weather and barometric features on Kerkrade. Extract residuals. AIC/BIC selection, ADF/KPSS pre-processing.</w:t>
      </w:r>
    </w:p>
    <w:p>
      <w:pPr>
        <w:pStyle w:val="ListParagraph"/>
        <w:numPr>
          <w:ilvl w:val="0"/>
          <w:numId w:val="2"/>
        </w:numPr>
        <w:spacing w:after="100"/>
      </w:pPr>
      <w:r>
        <w:t xml:space="preserve">Implement the Kalman filter for innovations-based detection. Tune state-space dimension; report innovations as anomaly score.</w:t>
      </w:r>
    </w:p>
    <w:p>
      <w:pPr>
        <w:pStyle w:val="ListParagraph"/>
        <w:numPr>
          <w:ilvl w:val="0"/>
          <w:numId w:val="2"/>
        </w:numPr>
        <w:spacing w:after="100"/>
      </w:pPr>
      <w:r>
        <w:t xml:space="preserve">Run Isolation Forest on the multivariate feature space. Calibrate against synthetic anomalies (GenIAS, CutAddPaste).</w:t>
      </w:r>
    </w:p>
    <w:p>
      <w:pPr>
        <w:pStyle w:val="ListParagraph"/>
        <w:numPr>
          <w:ilvl w:val="0"/>
          <w:numId w:val="2"/>
        </w:numPr>
        <w:spacing w:after="100"/>
      </w:pPr>
      <w:r>
        <w:t xml:space="preserve">Compute cross-detector agreement matrices. Run the four-part evaluation protocol from Section 5.2 on the Kerkrade data.</w:t>
      </w:r>
    </w:p>
    <w:p>
      <w:pPr>
        <w:pStyle w:val="ListParagraph"/>
        <w:numPr>
          <w:ilvl w:val="0"/>
          <w:numId w:val="2"/>
        </w:numPr>
        <w:spacing w:after="100"/>
      </w:pPr>
      <w:r>
        <w:t xml:space="preserve">Acquire SMAP L3 soil moisture for the basin window. Compute API from rainfall. These are the baselines to beat.</w:t>
      </w:r>
    </w:p>
    <w:p>
      <w:pPr>
        <w:pStyle w:val="ListParagraph"/>
        <w:numPr>
          <w:ilvl w:val="0"/>
          <w:numId w:val="2"/>
        </w:numPr>
        <w:spacing w:after="100"/>
      </w:pPr>
      <w:r>
        <w:t xml:space="preserve">Continue transfer-site data acquisition: IRCEL-CELINE (Belgium), LANUV NRW (Germany). Resolve any access/format issues early.</w:t>
      </w:r>
    </w:p>
    <w:p>
      <w:pPr>
        <w:pStyle w:val="ListParagraph"/>
        <w:numPr>
          <w:ilvl w:val="0"/>
          <w:numId w:val="2"/>
        </w:numPr>
        <w:spacing w:after="100"/>
      </w:pPr>
      <w:r>
        <w:t xml:space="preserve">Pre-register the transfer experiment specification before inspecting transfer-site data — what is the test, what counts as success, what baselines must be beaten.</w:t>
      </w:r>
    </w:p>
    <w:p>
      <w:pPr>
        <w:pStyle w:val="Heading2"/>
        <w:spacing w:after="120" w:before="240"/>
      </w:pPr>
      <w:r>
        <w:t xml:space="preserve">Month 3 — August 2026: Transfer experiment and writing</w:t>
      </w:r>
    </w:p>
    <w:p>
      <w:pPr>
        <w:pStyle w:val="ListParagraph"/>
        <w:numPr>
          <w:ilvl w:val="0"/>
          <w:numId w:val="2"/>
        </w:numPr>
        <w:spacing w:after="100"/>
      </w:pPr>
      <w:r>
        <w:t xml:space="preserve">Run the transfer experiment as specified. Train the calibrated model(s) at Kerkrade; deploy at the ~5 transfer sites; evaluate against the per-site soft labels and the API / SMAP / lagged-discharge baselines.</w:t>
      </w:r>
    </w:p>
    <w:p>
      <w:pPr>
        <w:pStyle w:val="ListParagraph"/>
        <w:numPr>
          <w:ilvl w:val="0"/>
          <w:numId w:val="2"/>
        </w:numPr>
        <w:spacing w:after="100"/>
      </w:pPr>
      <w:r>
        <w:t xml:space="preserve">Report detector agreement, transferred-signal correlation structure, baseline-comparison metrics. Stable outputs even if the signal doesn't transfer cleanly — null results are publishable with this protocol.</w:t>
      </w:r>
    </w:p>
    <w:p>
      <w:pPr>
        <w:pStyle w:val="ListParagraph"/>
        <w:numPr>
          <w:ilvl w:val="0"/>
          <w:numId w:val="2"/>
        </w:numPr>
        <w:spacing w:after="100"/>
      </w:pPr>
      <w:r>
        <w:t xml:space="preserve">Begin drafting: Section 5 (methods backbone), Section 6 (model selection rationale), Section 8 (UQ position), Section 13 site-selection logic. These are the methodologically argued sections that need the most care.</w:t>
      </w:r>
    </w:p>
    <w:p>
      <w:pPr>
        <w:pStyle w:val="ListParagraph"/>
        <w:numPr>
          <w:ilvl w:val="0"/>
          <w:numId w:val="2"/>
        </w:numPr>
        <w:spacing w:after="100"/>
      </w:pPr>
      <w:r>
        <w:t xml:space="preserve">ATMO Grand Est (France) data acquisition — least time-critical; can slip into autumn.</w:t>
      </w:r>
    </w:p>
    <w:p>
      <w:pPr>
        <w:pStyle w:val="ListParagraph"/>
        <w:numPr>
          <w:ilvl w:val="0"/>
          <w:numId w:val="2"/>
        </w:numPr>
        <w:spacing w:after="100"/>
      </w:pPr>
      <w:r>
        <w:t xml:space="preserve">Integrate groundwater data into the analysis if received by end of August. Re-phrase mechanism claims from 'consistent with' to 'observed in conjunction with.'</w:t>
      </w:r>
    </w:p>
    <w:p>
      <w:pPr>
        <w:pStyle w:val="ListParagraph"/>
        <w:numPr>
          <w:ilvl w:val="0"/>
          <w:numId w:val="2"/>
        </w:numPr>
        <w:spacing w:after="100"/>
      </w:pPr>
      <w:r>
        <w:t xml:space="preserve">End-of-summer review: where the chapter sits, what's outstanding, what shifts in framing the empirical results may have produced.</w:t>
      </w:r>
    </w:p>
    <w:p>
      <w:pPr>
        <w:pStyle w:val="Heading2"/>
        <w:spacing w:after="120" w:before="240"/>
      </w:pPr>
      <w:r>
        <w:t xml:space="preserve">Risk checkpoints</w:t>
      </w:r>
    </w:p>
    <w:p>
      <w:pPr>
        <w:pStyle w:val="ListParagraph"/>
        <w:numPr>
          <w:ilvl w:val="0"/>
          <w:numId w:val="2"/>
        </w:numPr>
        <w:spacing w:after="100"/>
      </w:pPr>
      <w:r>
        <w:t xml:space="preserve">End of June: if barometric regression eats &gt;95% of CO₂ variance, redirect framing toward a barometric-decomposition methods paper rather than a hydrological-signal paper. Salvageable but different chapter.</w:t>
      </w:r>
    </w:p>
    <w:p>
      <w:pPr>
        <w:pStyle w:val="ListParagraph"/>
        <w:numPr>
          <w:ilvl w:val="0"/>
          <w:numId w:val="2"/>
        </w:numPr>
        <w:spacing w:after="100"/>
      </w:pPr>
      <w:r>
        <w:t xml:space="preserve">End of June: if Eryilmaz redundancy result does not replicate, the chapter's empirical premise collapses; pause, diagnose, and reframe before continuing.</w:t>
      </w:r>
    </w:p>
    <w:p>
      <w:pPr>
        <w:pStyle w:val="ListParagraph"/>
        <w:numPr>
          <w:ilvl w:val="0"/>
          <w:numId w:val="2"/>
        </w:numPr>
        <w:spacing w:after="100"/>
      </w:pPr>
      <w:r>
        <w:t xml:space="preserve">Mid-July: if SMAP / API beat the Kerkrade signal even at the calibration site, the IoT-derived signal does not carry net new information; the transfer story becomes much weaker.</w:t>
      </w:r>
    </w:p>
    <w:p>
      <w:pPr>
        <w:pStyle w:val="ListParagraph"/>
        <w:numPr>
          <w:ilvl w:val="0"/>
          <w:numId w:val="2"/>
        </w:numPr>
        <w:spacing w:after="100"/>
      </w:pPr>
      <w:r>
        <w:t xml:space="preserve">End of August: if transfer-site data quality is below threshold at most candidate sites, downsize from ~5 sites to ~2 well-curated sites; reframe as case-study transfer rather than systematic transfer.</w:t>
      </w:r>
    </w:p>
    <w:p>
      <w:pPr>
        <w:pStyle w:val="Heading1"/>
        <w:spacing w:after="180" w:before="360"/>
      </w:pPr>
      <w:r>
        <w:t xml:space="preserve">15. What to do next on this scaffold</w:t>
      </w:r>
    </w:p>
    <w:p>
      <w:pPr>
        <w:spacing w:after="160"/>
      </w:pPr>
      <w:r>
        <w:t xml:space="preserve">Non-data, non-execution housekeeping.</w:t>
      </w:r>
    </w:p>
    <w:p>
      <w:pPr>
        <w:pStyle w:val="ListParagraph"/>
        <w:numPr>
          <w:ilvl w:val="0"/>
          <w:numId w:val="2"/>
        </w:numPr>
        <w:spacing w:after="100"/>
      </w:pPr>
      <w:r>
        <w:rPr>
          <w:b/>
          <w:bCs/>
        </w:rPr>
        <w:t xml:space="preserve">Pre-register the evaluation protocol from Section 5.2</w:t>
      </w:r>
      <w:r>
        <w:t xml:space="preserve"> — Before transfer-site data is inspected. Avoids post-hoc selection effects.</w:t>
      </w:r>
    </w:p>
    <w:p>
      <w:pPr>
        <w:pStyle w:val="ListParagraph"/>
        <w:numPr>
          <w:ilvl w:val="0"/>
          <w:numId w:val="2"/>
        </w:numPr>
        <w:spacing w:after="100"/>
      </w:pPr>
      <w:r>
        <w:rPr>
          <w:b/>
          <w:bCs/>
        </w:rPr>
        <w:t xml:space="preserve">Final DOI verification at import time</w:t>
      </w:r>
      <w:r>
        <w:t xml:space="preserve"> — All previously flagged [DOI to confirm] entries have been resolved via web search and incorporated. Two factual corrections were made: Frame et al. is 2021 in JAWRA (not 2022); Ba-Alawi 2021 is in J. Water Process Engineering (not J. Hazardous Materials). Russo et al. 2021 remains the one outstanding venue lookup. Mendeley will resolve outstanding metadata on import via DOI.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2026-06-01T13:24:32.333Z</dcterms:created>
  <dcterms:modified xsi:type="dcterms:W3CDTF">2026-06-01T13:24:32.336Z</dcterms:modified>
</cp:coreProperties>
</file>

<file path=docProps/custom.xml><?xml version="1.0" encoding="utf-8"?>
<Properties xmlns="http://schemas.openxmlformats.org/officeDocument/2006/custom-properties" xmlns:vt="http://schemas.openxmlformats.org/officeDocument/2006/docPropsVTypes"/>
</file>